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FA54" w14:textId="77777777" w:rsidR="001E3B50" w:rsidRDefault="00000000" w:rsidP="001E3B5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3B50">
        <w:rPr>
          <w:rFonts w:ascii="Times New Roman" w:eastAsia="Times New Roman" w:hAnsi="Times New Roman" w:cs="Times New Roman"/>
          <w:b/>
          <w:bCs/>
          <w:kern w:val="0"/>
          <w:sz w:val="24"/>
          <w:szCs w:val="24"/>
          <w14:ligatures w14:val="none"/>
        </w:rPr>
        <w:t>COMPOUND AUTHORIZATION AND CONSENT FOR PARTICIPATION IN A RESEARCH STUDY YALE UNIVERSITY SCHOOL OF MEDICINE CONNECTICUT MENTAL HEALTH CENTER</w:t>
      </w:r>
      <w:r w:rsidRPr="001E3B50">
        <w:rPr>
          <w:rFonts w:ascii="Times New Roman" w:eastAsia="Times New Roman" w:hAnsi="Times New Roman" w:cs="Times New Roman"/>
          <w:b/>
          <w:bCs/>
          <w:kern w:val="0"/>
          <w:sz w:val="24"/>
          <w:szCs w:val="24"/>
          <w14:ligatures w14:val="none"/>
        </w:rPr>
        <w:br/>
      </w:r>
    </w:p>
    <w:p w14:paraId="003EFDDF" w14:textId="791570DE" w:rsidR="001E3B50" w:rsidRDefault="00000000" w:rsidP="001E3B5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3B50">
        <w:rPr>
          <w:rFonts w:ascii="Times New Roman" w:eastAsia="Times New Roman" w:hAnsi="Times New Roman" w:cs="Times New Roman"/>
          <w:b/>
          <w:bCs/>
          <w:kern w:val="0"/>
          <w:sz w:val="24"/>
          <w:szCs w:val="24"/>
          <w14:ligatures w14:val="none"/>
        </w:rPr>
        <w:t>Study Title: The COPE Project</w:t>
      </w:r>
      <w:r w:rsidRPr="001E3B50">
        <w:rPr>
          <w:rFonts w:ascii="Times New Roman" w:eastAsia="Times New Roman" w:hAnsi="Times New Roman" w:cs="Times New Roman"/>
          <w:b/>
          <w:bCs/>
          <w:kern w:val="0"/>
          <w:sz w:val="24"/>
          <w:szCs w:val="24"/>
          <w14:ligatures w14:val="none"/>
        </w:rPr>
        <w:br/>
        <w:t>Principal Investigator (the person who is responsible for this research): Dr. Al Powers</w:t>
      </w:r>
      <w:r w:rsidRPr="001E3B50">
        <w:rPr>
          <w:rFonts w:ascii="Times New Roman" w:eastAsia="Times New Roman" w:hAnsi="Times New Roman" w:cs="Times New Roman"/>
          <w:b/>
          <w:bCs/>
          <w:kern w:val="0"/>
          <w:sz w:val="24"/>
          <w:szCs w:val="24"/>
          <w14:ligatures w14:val="none"/>
        </w:rPr>
        <w:br/>
        <w:t>Phone Number: 203-974-7329</w:t>
      </w:r>
      <w:r w:rsidRPr="001E3B50">
        <w:rPr>
          <w:rFonts w:ascii="Times New Roman" w:eastAsia="Times New Roman" w:hAnsi="Times New Roman" w:cs="Times New Roman"/>
          <w:b/>
          <w:bCs/>
          <w:kern w:val="0"/>
          <w:sz w:val="24"/>
          <w:szCs w:val="24"/>
          <w14:ligatures w14:val="none"/>
        </w:rPr>
        <w:br/>
        <w:t>Funding: Burroughs Wellcome Fund</w:t>
      </w:r>
      <w:r w:rsidR="003310B4">
        <w:rPr>
          <w:rFonts w:ascii="Times New Roman" w:eastAsia="Times New Roman" w:hAnsi="Times New Roman" w:cs="Times New Roman"/>
          <w:b/>
          <w:bCs/>
          <w:kern w:val="0"/>
          <w:sz w:val="24"/>
          <w:szCs w:val="24"/>
          <w14:ligatures w14:val="none"/>
        </w:rPr>
        <w:t xml:space="preserve">, </w:t>
      </w:r>
      <w:r w:rsidR="003310B4" w:rsidRPr="003310B4">
        <w:rPr>
          <w:rFonts w:ascii="Times New Roman" w:eastAsia="Times New Roman" w:hAnsi="Times New Roman" w:cs="Times New Roman"/>
          <w:b/>
          <w:bCs/>
          <w:kern w:val="0"/>
          <w:sz w:val="24"/>
          <w:szCs w:val="24"/>
          <w14:ligatures w14:val="none"/>
        </w:rPr>
        <w:t>and internal funding from Dr. Powers</w:t>
      </w:r>
      <w:r w:rsidRPr="001E3B50">
        <w:rPr>
          <w:rFonts w:ascii="Times New Roman" w:eastAsia="Times New Roman" w:hAnsi="Times New Roman" w:cs="Times New Roman"/>
          <w:b/>
          <w:bCs/>
          <w:kern w:val="0"/>
          <w:sz w:val="24"/>
          <w:szCs w:val="24"/>
          <w14:ligatures w14:val="none"/>
        </w:rPr>
        <w:t xml:space="preserve"> </w:t>
      </w:r>
      <w:r w:rsidRPr="001E3B50">
        <w:rPr>
          <w:rFonts w:ascii="Times New Roman" w:eastAsia="Times New Roman" w:hAnsi="Times New Roman" w:cs="Times New Roman"/>
          <w:b/>
          <w:bCs/>
          <w:kern w:val="0"/>
          <w:sz w:val="24"/>
          <w:szCs w:val="24"/>
          <w14:ligatures w14:val="none"/>
        </w:rPr>
        <w:br/>
      </w:r>
    </w:p>
    <w:p w14:paraId="195C7C4E" w14:textId="77777777" w:rsidR="001E3B50" w:rsidRPr="002C19C2" w:rsidRDefault="00000000" w:rsidP="001E3B50">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t>Research Study Summary:</w:t>
      </w:r>
      <w:r w:rsidRPr="002C19C2">
        <w:rPr>
          <w:rFonts w:ascii="Times New Roman" w:eastAsia="Times New Roman" w:hAnsi="Times New Roman" w:cs="Times New Roman"/>
          <w:b/>
          <w:bCs/>
          <w:kern w:val="0"/>
          <w:sz w:val="24"/>
          <w:szCs w:val="24"/>
          <w:u w:val="single"/>
          <w14:ligatures w14:val="none"/>
        </w:rPr>
        <w:br/>
      </w:r>
    </w:p>
    <w:p w14:paraId="5442D7B9" w14:textId="200FCDF2" w:rsidR="00A259A1" w:rsidRPr="002C19C2"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19C2">
        <w:rPr>
          <w:rFonts w:ascii="Times New Roman" w:eastAsia="Times New Roman" w:hAnsi="Times New Roman" w:cs="Times New Roman"/>
          <w:kern w:val="0"/>
          <w:sz w:val="24"/>
          <w:szCs w:val="24"/>
          <w14:ligatures w14:val="none"/>
        </w:rPr>
        <w:t>We are asking you to join a research study.</w:t>
      </w:r>
    </w:p>
    <w:p w14:paraId="235AA6B5" w14:textId="77777777" w:rsidR="00A259A1" w:rsidRPr="001E3B50" w:rsidRDefault="00000000" w:rsidP="001E3B50">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The purpose of this study is to understand perceptual experiences without external stimuli (seeing, hearing, feeling things that others do not) and learn from the methods and skills individuals with these experiences have developed to further enhance mental health treatment for those who struggle.</w:t>
      </w:r>
    </w:p>
    <w:p w14:paraId="67BA20B4" w14:textId="710DC7C5" w:rsidR="00A259A1" w:rsidRPr="001E3B50"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 xml:space="preserve">We also want to understand longterm effects of serotonergic psychedelics (LSD, psilocybin AKA "magic mushrooms", etc.) </w:t>
      </w:r>
      <w:r w:rsidR="00F178FF">
        <w:rPr>
          <w:rFonts w:ascii="Times New Roman" w:eastAsia="Times New Roman" w:hAnsi="Times New Roman" w:cs="Times New Roman"/>
          <w:kern w:val="0"/>
          <w:sz w:val="24"/>
          <w:szCs w:val="24"/>
          <w14:ligatures w14:val="none"/>
        </w:rPr>
        <w:t xml:space="preserve">and/or cannabis </w:t>
      </w:r>
      <w:r w:rsidRPr="001E3B50">
        <w:rPr>
          <w:rFonts w:ascii="Times New Roman" w:eastAsia="Times New Roman" w:hAnsi="Times New Roman" w:cs="Times New Roman"/>
          <w:kern w:val="0"/>
          <w:sz w:val="24"/>
          <w:szCs w:val="24"/>
          <w14:ligatures w14:val="none"/>
        </w:rPr>
        <w:t>on the brain as they relate to perception (seeing, hearing, etc.), belief changes, and possibly therapeutic effects in treatment of mental illness. The goal is to better understand the potential risks and therapeutic mechanism of these substances. Study procedures will include: A compilation of assessments online, as well as participation in online auditory, visual, and decision-making games.</w:t>
      </w:r>
    </w:p>
    <w:p w14:paraId="6A858702" w14:textId="6FB7F603" w:rsidR="00A259A1" w:rsidRPr="001E3B50"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No visits into our office are required as participation will be entirely web-based.</w:t>
      </w:r>
    </w:p>
    <w:p w14:paraId="1F994DF7" w14:textId="7F65CB72" w:rsidR="00A259A1" w:rsidRPr="001E3B50"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Your participation may take anywhere from approximately 2 to </w:t>
      </w:r>
      <w:del w:id="0" w:author="Greenwald, Max" w:date="2026-02-25T23:41:00Z">
        <w:r>
          <w:rPr>
            <w:rFonts w:ascii="Times New Roman" w:eastAsia="Times New Roman" w:hAnsi="Times New Roman" w:cs="Times New Roman"/>
            <w:kern w:val="0"/>
            <w:sz w:val="24"/>
            <w:szCs w:val="24"/>
            <w14:ligatures w14:val="none"/>
          </w:rPr>
          <w:delText>12</w:delText>
        </w:r>
      </w:del>
      <w:ins w:id="1" w:author="Greenwald, Max" w:date="2026-02-25T23:41:00Z">
        <w:r>
          <w:rPr>
            <w:rFonts w:ascii="Times New Roman" w:eastAsia="Times New Roman" w:hAnsi="Times New Roman" w:cs="Times New Roman"/>
            <w:kern w:val="0"/>
            <w:sz w:val="24"/>
            <w:szCs w:val="24"/>
            <w14:ligatures w14:val="none"/>
          </w:rPr>
          <w:t>14</w:t>
        </w:r>
      </w:ins>
      <w:r>
        <w:rPr>
          <w:rFonts w:ascii="Times New Roman" w:eastAsia="Times New Roman" w:hAnsi="Times New Roman" w:cs="Times New Roman"/>
          <w:kern w:val="0"/>
          <w:sz w:val="24"/>
          <w:szCs w:val="24"/>
          <w14:ligatures w14:val="none"/>
        </w:rPr>
        <w:t xml:space="preserve"> hours split up between up to </w:t>
      </w:r>
      <w:del w:id="2" w:author="Greenwald, Max" w:date="2026-02-25T23:41:00Z">
        <w:r>
          <w:rPr>
            <w:rFonts w:ascii="Times New Roman" w:eastAsia="Times New Roman" w:hAnsi="Times New Roman" w:cs="Times New Roman"/>
            <w:kern w:val="0"/>
            <w:sz w:val="24"/>
            <w:szCs w:val="24"/>
            <w14:ligatures w14:val="none"/>
          </w:rPr>
          <w:delText>four</w:delText>
        </w:r>
      </w:del>
      <w:ins w:id="3" w:author="Greenwald, Max" w:date="2026-02-25T23:41:00Z">
        <w:r>
          <w:rPr>
            <w:rFonts w:ascii="Times New Roman" w:eastAsia="Times New Roman" w:hAnsi="Times New Roman" w:cs="Times New Roman"/>
            <w:kern w:val="0"/>
            <w:sz w:val="24"/>
            <w:szCs w:val="24"/>
            <w14:ligatures w14:val="none"/>
          </w:rPr>
          <w:t>five</w:t>
        </w:r>
      </w:ins>
      <w:r>
        <w:rPr>
          <w:rFonts w:ascii="Times New Roman" w:eastAsia="Times New Roman" w:hAnsi="Times New Roman" w:cs="Times New Roman"/>
          <w:kern w:val="0"/>
          <w:sz w:val="24"/>
          <w:szCs w:val="24"/>
          <w14:ligatures w14:val="none"/>
        </w:rPr>
        <w:t xml:space="preserve"> approximately 2-hour sessions (but timing will vary by individual and whether or not breaks are taken). Breaks can be taken at your discretion, as you need them.</w:t>
      </w:r>
    </w:p>
    <w:p w14:paraId="5750C855" w14:textId="7F3AC614" w:rsidR="00A259A1" w:rsidRPr="001E3B50"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The only risks for participating in this study are potential boredom or tiredness after taking the entire assessment without breaks or potential discomfort in answering some of the questions, as some of them do have to do with your beliefs, your history, and your mental health.</w:t>
      </w:r>
    </w:p>
    <w:p w14:paraId="51224948" w14:textId="0CCDDC3D" w:rsidR="00A259A1" w:rsidRPr="001E3B50"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There are no expected personal benefits for participation. In terms of benefits to society, we hope that this study will increase our understanding of the therapeutic effects and potential risks of psychedelics while potentially contributing to our overall understanding of the mechanisms of hallucinations in the brain. We hope that this will help us develop improved treatments for a variety of mental health conditions.</w:t>
      </w:r>
    </w:p>
    <w:p w14:paraId="2B623848" w14:textId="5086C416" w:rsidR="00A259A1" w:rsidRPr="001E3B50"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Taking part in this study is your choice. You can choose to take part, or you can choose not to take part in this study. You can also change your mind at any time. Whatever choice you make, you will not lose access to your medical care or give up any legal rights or benefits.</w:t>
      </w:r>
    </w:p>
    <w:p w14:paraId="6FFA5858" w14:textId="77777777" w:rsidR="001E3B50" w:rsidRDefault="00000000" w:rsidP="001E3B5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 xml:space="preserve">If you are interested in learning more about the study, please continue reading, or have someone read to you, the rest of this document. Take as much time as you need before you make your decision. Ask the study staff questions about anything you do not </w:t>
      </w:r>
      <w:r w:rsidRPr="001E3B50">
        <w:rPr>
          <w:rFonts w:ascii="Times New Roman" w:eastAsia="Times New Roman" w:hAnsi="Times New Roman" w:cs="Times New Roman"/>
          <w:kern w:val="0"/>
          <w:sz w:val="24"/>
          <w:szCs w:val="24"/>
          <w14:ligatures w14:val="none"/>
        </w:rPr>
        <w:lastRenderedPageBreak/>
        <w:t>understand. Once you understand the study, we will ask you if you wish to participate; if so, you will have to sign this form.</w:t>
      </w:r>
      <w:r w:rsidRPr="001E3B50">
        <w:rPr>
          <w:rFonts w:ascii="Times New Roman" w:eastAsia="Times New Roman" w:hAnsi="Times New Roman" w:cs="Times New Roman"/>
          <w:kern w:val="0"/>
          <w:sz w:val="24"/>
          <w:szCs w:val="24"/>
          <w14:ligatures w14:val="none"/>
        </w:rPr>
        <w:br/>
      </w:r>
    </w:p>
    <w:p w14:paraId="630B7813" w14:textId="77777777" w:rsidR="001E3B50" w:rsidRPr="002C19C2" w:rsidRDefault="00000000" w:rsidP="001E3B50">
      <w:pPr>
        <w:spacing w:before="100" w:beforeAutospacing="1" w:after="100" w:afterAutospacing="1" w:line="240" w:lineRule="auto"/>
        <w:rPr>
          <w:rFonts w:ascii="Times New Roman" w:eastAsia="Times New Roman" w:hAnsi="Times New Roman" w:cs="Times New Roman"/>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t>Why is this study being offered to me?</w:t>
      </w:r>
    </w:p>
    <w:p w14:paraId="7215F5EC" w14:textId="5338820C" w:rsidR="00A259A1" w:rsidRPr="001E3B50" w:rsidRDefault="00000000" w:rsidP="001E3B50">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We are asking you to take part in a research study because you are planning to self-administer a serotonergic psychedelic or cannabis/delta-9-tetrahydrocannabinol (THC) in the future and are willing to complete online surveys and games afterward and/or while under the influence OR you are willing to abstain from serotonergic/atypical psychedelic use during that same period and not use psychoactive drugs within 3 days of any time point as a control. </w:t>
      </w:r>
      <w:ins w:id="4" w:author="Greenwald, Max" w:date="2026-02-25T23:41:00Z">
        <w:r>
          <w:rPr>
            <w:rFonts w:ascii="Times New Roman" w:eastAsia="Times New Roman" w:hAnsi="Times New Roman" w:cs="Times New Roman"/>
            <w:kern w:val="0"/>
            <w:sz w:val="24"/>
            <w:szCs w:val="24"/>
            <w14:ligatures w14:val="none"/>
          </w:rPr>
          <w:t xml:space="preserve">For participants in the serotonergic psychedelic group only, eligibility requires at least 6 weeks since last serotonergic or atypical psychedelic use at baseline and no plan to use additional serotonergic or atypical psychedelics until completion of the final follow-up time point (1 month after the next planned serotonergic psychedelic use). </w:t>
        </w:r>
      </w:ins>
      <w:r>
        <w:rPr>
          <w:rFonts w:ascii="Times New Roman" w:eastAsia="Times New Roman" w:hAnsi="Times New Roman" w:cs="Times New Roman"/>
          <w:kern w:val="0"/>
          <w:sz w:val="24"/>
          <w:szCs w:val="24"/>
          <w14:ligatures w14:val="none"/>
        </w:rPr>
        <w:t>We are looking for up to 400 participants for this study.</w:t>
      </w:r>
    </w:p>
    <w:p w14:paraId="11BAB30C"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A259A1">
        <w:rPr>
          <w:rFonts w:ascii="Times New Roman" w:eastAsia="Times New Roman" w:hAnsi="Times New Roman" w:cs="Times New Roman"/>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What is the study about?</w:t>
      </w:r>
    </w:p>
    <w:p w14:paraId="4F8861C9" w14:textId="5C8B4813" w:rsidR="00A259A1" w:rsidRPr="001E3B50"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259A1">
        <w:rPr>
          <w:rFonts w:ascii="Times New Roman" w:eastAsia="Times New Roman" w:hAnsi="Times New Roman" w:cs="Times New Roman"/>
          <w:kern w:val="0"/>
          <w:sz w:val="24"/>
          <w:szCs w:val="24"/>
          <w14:ligatures w14:val="none"/>
        </w:rPr>
        <w:br/>
        <w:t>The purpose of this study is to understand short and longterm effects of serotonergic psychedelics (LSD, psilocybin AKA "magic mushrooms", etc.)</w:t>
      </w:r>
      <w:r w:rsidR="00F178FF">
        <w:rPr>
          <w:rFonts w:ascii="Times New Roman" w:eastAsia="Times New Roman" w:hAnsi="Times New Roman" w:cs="Times New Roman"/>
          <w:kern w:val="0"/>
          <w:sz w:val="24"/>
          <w:szCs w:val="24"/>
          <w14:ligatures w14:val="none"/>
        </w:rPr>
        <w:t xml:space="preserve"> and/or cannabis</w:t>
      </w:r>
      <w:r w:rsidRPr="00A259A1">
        <w:rPr>
          <w:rFonts w:ascii="Times New Roman" w:eastAsia="Times New Roman" w:hAnsi="Times New Roman" w:cs="Times New Roman"/>
          <w:kern w:val="0"/>
          <w:sz w:val="24"/>
          <w:szCs w:val="24"/>
          <w14:ligatures w14:val="none"/>
        </w:rPr>
        <w:t xml:space="preserve"> on the brain as they relate to perception (seeing, hearing, etc.), belief changes, and possibly therapeutic effects in treatment of mental illness. The goal is to better understand the potential risks and therapeutic mechanism of these substances.. Study procedures will include: A compilation of assessments online, as well as participation in online auditory, visual, and decision-making games.</w:t>
      </w:r>
    </w:p>
    <w:p w14:paraId="68B5C7F4" w14:textId="77777777" w:rsidR="00D0319C"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What are you asking me to do and how long will it take?</w:t>
      </w:r>
      <w:r w:rsidRPr="00A259A1">
        <w:rPr>
          <w:rFonts w:ascii="Times New Roman" w:eastAsia="Times New Roman" w:hAnsi="Times New Roman" w:cs="Times New Roman"/>
          <w:kern w:val="0"/>
          <w:sz w:val="24"/>
          <w:szCs w:val="24"/>
          <w14:ligatures w14:val="none"/>
        </w:rPr>
        <w:br/>
        <w:t xml:space="preserve">If you agree to take part in this study, this is what will happen: You will read this consent form and if you choose to participate, you will sign the consent form. </w:t>
      </w:r>
    </w:p>
    <w:p w14:paraId="200344DE" w14:textId="1BEA1756" w:rsidR="00D0319C"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5" w:name="_Hlk167274734"/>
      <w:r>
        <w:rPr>
          <w:rFonts w:ascii="Times New Roman" w:eastAsia="Times New Roman" w:hAnsi="Times New Roman" w:cs="Times New Roman"/>
          <w:kern w:val="0"/>
          <w:sz w:val="24"/>
          <w:szCs w:val="24"/>
          <w14:ligatures w14:val="none"/>
        </w:rPr>
        <w:t>If you are self-administering a psychedelic:</w:t>
      </w:r>
    </w:p>
    <w:bookmarkEnd w:id="5"/>
    <w:p w14:paraId="083058D5" w14:textId="77777777" w:rsidR="003A66CE" w:rsidRPr="003A66CE" w:rsidRDefault="00000000" w:rsidP="003A66CE">
      <w:pPr>
        <w:spacing w:before="100" w:beforeAutospacing="1" w:after="100" w:afterAutospacing="1"/>
        <w:rPr>
          <w:ins w:id="6" w:author="Greenwald, Max" w:date="2026-02-26T10:17:00Z" w16du:dateUtc="2026-02-26T15:17:00Z"/>
          <w:rFonts w:ascii="Times New Roman" w:eastAsia="Times New Roman" w:hAnsi="Times New Roman" w:cs="Times New Roman"/>
          <w:kern w:val="0"/>
          <w:sz w:val="24"/>
          <w:szCs w:val="24"/>
          <w14:ligatures w14:val="none"/>
          <w:rPrChange w:id="7" w:author="Greenwald, Max" w:date="2026-02-26T10:19:00Z" w16du:dateUtc="2026-02-26T15:19:00Z">
            <w:rPr>
              <w:ins w:id="8" w:author="Greenwald, Max" w:date="2026-02-26T10:17:00Z" w16du:dateUtc="2026-02-26T15:17:00Z"/>
              <w:rFonts w:ascii="Arial" w:hAnsi="Arial" w:cs="Arial"/>
              <w:color w:val="000000"/>
              <w:sz w:val="21"/>
              <w:szCs w:val="21"/>
            </w:rPr>
          </w:rPrChange>
        </w:rPr>
      </w:pPr>
      <w:r>
        <w:rPr>
          <w:rFonts w:ascii="Times New Roman" w:eastAsia="Times New Roman" w:hAnsi="Times New Roman" w:cs="Times New Roman"/>
          <w:kern w:val="0"/>
          <w:sz w:val="24"/>
          <w:szCs w:val="24"/>
          <w14:ligatures w14:val="none"/>
        </w:rPr>
        <w:t xml:space="preserve">Upon completion of consent, you will </w:t>
      </w:r>
      <w:ins w:id="9" w:author="Greenwald, Max" w:date="2026-02-26T10:16:00Z" w16du:dateUtc="2026-02-26T15:16:00Z">
        <w:r w:rsidR="003A66CE">
          <w:rPr>
            <w:rFonts w:ascii="Times New Roman" w:eastAsia="Times New Roman" w:hAnsi="Times New Roman" w:cs="Times New Roman"/>
            <w:kern w:val="0"/>
            <w:sz w:val="24"/>
            <w:szCs w:val="24"/>
            <w14:ligatures w14:val="none"/>
          </w:rPr>
          <w:t xml:space="preserve">complete </w:t>
        </w:r>
      </w:ins>
      <w:ins w:id="10" w:author="Greenwald, Max" w:date="2026-02-26T10:17:00Z" w16du:dateUtc="2026-02-26T15:17:00Z">
        <w:r w:rsidR="003A66CE">
          <w:rPr>
            <w:rFonts w:ascii="Times New Roman" w:eastAsia="Times New Roman" w:hAnsi="Times New Roman" w:cs="Times New Roman"/>
            <w:kern w:val="0"/>
            <w:sz w:val="24"/>
            <w:szCs w:val="24"/>
            <w14:ligatures w14:val="none"/>
          </w:rPr>
          <w:t xml:space="preserve">the </w:t>
        </w:r>
        <w:r w:rsidR="003A66CE" w:rsidRPr="003A66CE">
          <w:rPr>
            <w:rFonts w:ascii="Times New Roman" w:eastAsia="Times New Roman" w:hAnsi="Times New Roman" w:cs="Times New Roman"/>
            <w:kern w:val="0"/>
            <w:sz w:val="24"/>
            <w:szCs w:val="24"/>
            <w14:ligatures w14:val="none"/>
            <w:rPrChange w:id="11" w:author="Greenwald, Max" w:date="2026-02-26T10:19:00Z" w16du:dateUtc="2026-02-26T15:19:00Z">
              <w:rPr>
                <w:rFonts w:ascii="Arial" w:hAnsi="Arial" w:cs="Arial"/>
                <w:color w:val="000000"/>
                <w:sz w:val="21"/>
                <w:szCs w:val="21"/>
              </w:rPr>
            </w:rPrChange>
          </w:rPr>
          <w:t>eligibility screening questionnaire for the study. Screening you for eligibility will allow us to determine which assessments may be most beneficial for you to take. Personal information will be gathered such as first name, email address, location, age, and sex, as well as mental health history.</w:t>
        </w:r>
      </w:ins>
    </w:p>
    <w:p w14:paraId="3E1C2A05" w14:textId="39ABF195" w:rsidR="00A259A1" w:rsidRDefault="003A66CE" w:rsidP="003A66CE">
      <w:pPr>
        <w:spacing w:before="100" w:beforeAutospacing="1" w:after="100" w:afterAutospacing="1" w:line="240" w:lineRule="auto"/>
        <w:rPr>
          <w:rFonts w:ascii="Times New Roman" w:eastAsia="Times New Roman" w:hAnsi="Times New Roman" w:cs="Times New Roman"/>
          <w:kern w:val="0"/>
          <w:sz w:val="24"/>
          <w:szCs w:val="24"/>
          <w14:ligatures w14:val="none"/>
        </w:rPr>
      </w:pPr>
      <w:ins w:id="12" w:author="Greenwald, Max" w:date="2026-02-26T10:17:00Z" w16du:dateUtc="2026-02-26T15:17:00Z">
        <w:r w:rsidRPr="003A66CE">
          <w:rPr>
            <w:rFonts w:ascii="Times New Roman" w:eastAsia="Times New Roman" w:hAnsi="Times New Roman" w:cs="Times New Roman"/>
            <w:kern w:val="0"/>
            <w:sz w:val="24"/>
            <w:szCs w:val="24"/>
            <w14:ligatures w14:val="none"/>
            <w:rPrChange w:id="13" w:author="Greenwald, Max" w:date="2026-02-26T10:19:00Z" w16du:dateUtc="2026-02-26T15:19:00Z">
              <w:rPr>
                <w:rFonts w:ascii="Arial" w:hAnsi="Arial" w:cs="Arial"/>
                <w:color w:val="000000"/>
                <w:sz w:val="21"/>
                <w:szCs w:val="21"/>
              </w:rPr>
            </w:rPrChange>
          </w:rPr>
          <w:t xml:space="preserve">After the screening, should you not be eligible for this part of the study, a screen will appear and you will be notified that at this time we cannot proceed. You will not be able to move forward with the surveys. Should you be eligible to participate, you will receive an email </w:t>
        </w:r>
      </w:ins>
      <w:ins w:id="14" w:author="Greenwald, Max" w:date="2026-02-26T10:18:00Z" w16du:dateUtc="2026-02-26T15:18:00Z">
        <w:r w:rsidRPr="003A66CE">
          <w:rPr>
            <w:rFonts w:ascii="Times New Roman" w:eastAsia="Times New Roman" w:hAnsi="Times New Roman" w:cs="Times New Roman"/>
            <w:kern w:val="0"/>
            <w:sz w:val="24"/>
            <w:szCs w:val="24"/>
            <w14:ligatures w14:val="none"/>
            <w:rPrChange w:id="15" w:author="Greenwald, Max" w:date="2026-02-26T10:19:00Z" w16du:dateUtc="2026-02-26T15:19:00Z">
              <w:rPr>
                <w:rFonts w:ascii="Arial" w:hAnsi="Arial" w:cs="Arial"/>
                <w:color w:val="000000"/>
                <w:sz w:val="21"/>
                <w:szCs w:val="21"/>
              </w:rPr>
            </w:rPrChange>
          </w:rPr>
          <w:t>notifying you. You will</w:t>
        </w:r>
      </w:ins>
      <w:ins w:id="16" w:author="Greenwald, Max" w:date="2026-02-26T10:17:00Z" w16du:dateUtc="2026-02-26T15:17:00Z">
        <w:r w:rsidRPr="003A66CE">
          <w:rPr>
            <w:rFonts w:ascii="Times New Roman" w:eastAsia="Times New Roman" w:hAnsi="Times New Roman" w:cs="Times New Roman"/>
            <w:kern w:val="0"/>
            <w:sz w:val="24"/>
            <w:szCs w:val="24"/>
            <w14:ligatures w14:val="none"/>
            <w:rPrChange w:id="17" w:author="Greenwald, Max" w:date="2026-02-26T10:19:00Z" w16du:dateUtc="2026-02-26T15:19:00Z">
              <w:rPr>
                <w:rFonts w:ascii="Arial" w:hAnsi="Arial" w:cs="Arial"/>
                <w:color w:val="000000"/>
                <w:sz w:val="21"/>
                <w:szCs w:val="21"/>
              </w:rPr>
            </w:rPrChange>
          </w:rPr>
          <w:t xml:space="preserve"> </w:t>
        </w:r>
      </w:ins>
      <w:r>
        <w:rPr>
          <w:rFonts w:ascii="Times New Roman" w:eastAsia="Times New Roman" w:hAnsi="Times New Roman" w:cs="Times New Roman"/>
          <w:kern w:val="0"/>
          <w:sz w:val="24"/>
          <w:szCs w:val="24"/>
          <w14:ligatures w14:val="none"/>
        </w:rPr>
        <w:t xml:space="preserve">then receive the option to choose to complete a series of surveys and online games/tasks (during which your responses are recorded as data) </w:t>
      </w:r>
      <w:ins w:id="18" w:author="Greenwald, Max" w:date="2026-02-25T23:41:00Z">
        <w:r>
          <w:rPr>
            <w:rFonts w:ascii="Times New Roman" w:eastAsia="Times New Roman" w:hAnsi="Times New Roman" w:cs="Times New Roman"/>
            <w:kern w:val="0"/>
            <w:sz w:val="24"/>
            <w:szCs w:val="24"/>
            <w14:ligatures w14:val="none"/>
          </w:rPr>
          <w:t xml:space="preserve">at multiple time points around your planned psychedelic self-administration. Baseline should be completed when at least 6 weeks have passed since your last serotonergic or atypical psychedelic use and before your next </w:t>
        </w:r>
        <w:r>
          <w:rPr>
            <w:rFonts w:ascii="Times New Roman" w:eastAsia="Times New Roman" w:hAnsi="Times New Roman" w:cs="Times New Roman"/>
            <w:kern w:val="0"/>
            <w:sz w:val="24"/>
            <w:szCs w:val="24"/>
            <w14:ligatures w14:val="none"/>
          </w:rPr>
          <w:lastRenderedPageBreak/>
          <w:t>planned serotonergic psychedelic use</w:t>
        </w:r>
      </w:ins>
      <w:ins w:id="19" w:author="Greenwald, Max" w:date="2026-02-26T10:18:00Z" w16du:dateUtc="2026-02-26T15:18:00Z">
        <w:r>
          <w:rPr>
            <w:rFonts w:ascii="Times New Roman" w:eastAsia="Times New Roman" w:hAnsi="Times New Roman" w:cs="Times New Roman"/>
            <w:kern w:val="0"/>
            <w:sz w:val="24"/>
            <w:szCs w:val="24"/>
            <w14:ligatures w14:val="none"/>
          </w:rPr>
          <w:t xml:space="preserve"> – you will receive an emailed link when you are at 6 weeks past your last </w:t>
        </w:r>
      </w:ins>
      <w:ins w:id="20" w:author="Greenwald, Max" w:date="2026-02-26T10:19:00Z" w16du:dateUtc="2026-02-26T15:19:00Z">
        <w:r>
          <w:rPr>
            <w:rFonts w:ascii="Times New Roman" w:eastAsia="Times New Roman" w:hAnsi="Times New Roman" w:cs="Times New Roman"/>
            <w:kern w:val="0"/>
            <w:sz w:val="24"/>
            <w:szCs w:val="24"/>
            <w14:ligatures w14:val="none"/>
          </w:rPr>
          <w:t>psychedelic use</w:t>
        </w:r>
      </w:ins>
      <w:ins w:id="21" w:author="Greenwald, Max" w:date="2026-02-25T23:41:00Z">
        <w:r>
          <w:rPr>
            <w:rFonts w:ascii="Times New Roman" w:eastAsia="Times New Roman" w:hAnsi="Times New Roman" w:cs="Times New Roman"/>
            <w:kern w:val="0"/>
            <w:sz w:val="24"/>
            <w:szCs w:val="24"/>
            <w14:ligatures w14:val="none"/>
          </w:rPr>
          <w:t xml:space="preserve">. Time points include: while under the influence of your planned serotonergic psychedelic use (optional), the day after use, 1-2 weeks after use, and 1-6 months after use. You must complete at least one of these time points (you will be compensated for every session you do complete). You will also receive detailed instructions for the study layout and requirements that you can save as a PDF. The surveys will also include detailed instructions for how and when </w:t>
        </w:r>
      </w:ins>
      <w:r>
        <w:rPr>
          <w:rFonts w:ascii="Times New Roman" w:eastAsia="Times New Roman" w:hAnsi="Times New Roman" w:cs="Times New Roman"/>
          <w:kern w:val="0"/>
          <w:sz w:val="24"/>
          <w:szCs w:val="24"/>
          <w14:ligatures w14:val="none"/>
        </w:rPr>
        <w:t xml:space="preserve">to </w:t>
      </w:r>
      <w:del w:id="22" w:author="Greenwald, Max" w:date="2026-02-25T23:41:00Z">
        <w:r>
          <w:rPr>
            <w:rFonts w:ascii="Times New Roman" w:eastAsia="Times New Roman" w:hAnsi="Times New Roman" w:cs="Times New Roman"/>
            <w:kern w:val="0"/>
            <w:sz w:val="24"/>
            <w:szCs w:val="24"/>
            <w14:ligatures w14:val="none"/>
          </w:rPr>
          <w:delText>complete the day of or the day after your planned psychedelic self-administration. You must complete at least one of these time points (you will be compensated</w:delText>
        </w:r>
      </w:del>
      <w:ins w:id="23" w:author="Greenwald, Max" w:date="2026-02-25T23:41:00Z">
        <w:r>
          <w:rPr>
            <w:rFonts w:ascii="Times New Roman" w:eastAsia="Times New Roman" w:hAnsi="Times New Roman" w:cs="Times New Roman"/>
            <w:kern w:val="0"/>
            <w:sz w:val="24"/>
            <w:szCs w:val="24"/>
            <w14:ligatures w14:val="none"/>
          </w:rPr>
          <w:t>do the surveys and games. The surveys and games</w:t>
        </w:r>
      </w:ins>
      <w:r>
        <w:rPr>
          <w:rFonts w:ascii="Times New Roman" w:eastAsia="Times New Roman" w:hAnsi="Times New Roman" w:cs="Times New Roman"/>
          <w:kern w:val="0"/>
          <w:sz w:val="24"/>
          <w:szCs w:val="24"/>
          <w14:ligatures w14:val="none"/>
        </w:rPr>
        <w:t xml:space="preserve"> for </w:t>
      </w:r>
      <w:del w:id="24" w:author="Greenwald, Max" w:date="2026-02-25T23:41:00Z">
        <w:r>
          <w:rPr>
            <w:rFonts w:ascii="Times New Roman" w:eastAsia="Times New Roman" w:hAnsi="Times New Roman" w:cs="Times New Roman"/>
            <w:kern w:val="0"/>
            <w:sz w:val="24"/>
            <w:szCs w:val="24"/>
            <w14:ligatures w14:val="none"/>
          </w:rPr>
          <w:delText>every</w:delText>
        </w:r>
      </w:del>
      <w:ins w:id="25" w:author="Greenwald, Max" w:date="2026-02-25T23:41:00Z">
        <w:r>
          <w:rPr>
            <w:rFonts w:ascii="Times New Roman" w:eastAsia="Times New Roman" w:hAnsi="Times New Roman" w:cs="Times New Roman"/>
            <w:kern w:val="0"/>
            <w:sz w:val="24"/>
            <w:szCs w:val="24"/>
            <w14:ligatures w14:val="none"/>
          </w:rPr>
          <w:t>any</w:t>
        </w:r>
      </w:ins>
      <w:r>
        <w:rPr>
          <w:rFonts w:ascii="Times New Roman" w:eastAsia="Times New Roman" w:hAnsi="Times New Roman" w:cs="Times New Roman"/>
          <w:kern w:val="0"/>
          <w:sz w:val="24"/>
          <w:szCs w:val="24"/>
          <w14:ligatures w14:val="none"/>
        </w:rPr>
        <w:t xml:space="preserve"> session </w:t>
      </w:r>
      <w:ins w:id="26" w:author="Greenwald, Max" w:date="2026-02-25T23:41:00Z">
        <w:r>
          <w:rPr>
            <w:rFonts w:ascii="Times New Roman" w:eastAsia="Times New Roman" w:hAnsi="Times New Roman" w:cs="Times New Roman"/>
            <w:kern w:val="0"/>
            <w:sz w:val="24"/>
            <w:szCs w:val="24"/>
            <w14:ligatures w14:val="none"/>
          </w:rPr>
          <w:t xml:space="preserve">should take </w:t>
        </w:r>
      </w:ins>
      <w:r>
        <w:rPr>
          <w:rFonts w:ascii="Times New Roman" w:eastAsia="Times New Roman" w:hAnsi="Times New Roman" w:cs="Times New Roman"/>
          <w:kern w:val="0"/>
          <w:sz w:val="24"/>
          <w:szCs w:val="24"/>
          <w14:ligatures w14:val="none"/>
        </w:rPr>
        <w:t xml:space="preserve">you </w:t>
      </w:r>
      <w:del w:id="27" w:author="Greenwald, Max" w:date="2026-02-25T23:41:00Z">
        <w:r>
          <w:rPr>
            <w:rFonts w:ascii="Times New Roman" w:eastAsia="Times New Roman" w:hAnsi="Times New Roman" w:cs="Times New Roman"/>
            <w:kern w:val="0"/>
            <w:sz w:val="24"/>
            <w:szCs w:val="24"/>
            <w14:ligatures w14:val="none"/>
          </w:rPr>
          <w:delText>do complete). You will also receive detailed instructions for the study layout and requirements that you can save as a PDF. The surveys will also include detailed instructions for how and when</w:delText>
        </w:r>
      </w:del>
      <w:ins w:id="28" w:author="Greenwald, Max" w:date="2026-02-25T23:41:00Z">
        <w:r>
          <w:rPr>
            <w:rFonts w:ascii="Times New Roman" w:eastAsia="Times New Roman" w:hAnsi="Times New Roman" w:cs="Times New Roman"/>
            <w:kern w:val="0"/>
            <w:sz w:val="24"/>
            <w:szCs w:val="24"/>
            <w14:ligatures w14:val="none"/>
          </w:rPr>
          <w:t>approximately 2 hours</w:t>
        </w:r>
      </w:ins>
      <w:r>
        <w:rPr>
          <w:rFonts w:ascii="Times New Roman" w:eastAsia="Times New Roman" w:hAnsi="Times New Roman" w:cs="Times New Roman"/>
          <w:kern w:val="0"/>
          <w:sz w:val="24"/>
          <w:szCs w:val="24"/>
          <w14:ligatures w14:val="none"/>
        </w:rPr>
        <w:t xml:space="preserve"> to </w:t>
      </w:r>
      <w:del w:id="29" w:author="Greenwald, Max" w:date="2026-02-25T23:41:00Z">
        <w:r>
          <w:rPr>
            <w:rFonts w:ascii="Times New Roman" w:eastAsia="Times New Roman" w:hAnsi="Times New Roman" w:cs="Times New Roman"/>
            <w:kern w:val="0"/>
            <w:sz w:val="24"/>
            <w:szCs w:val="24"/>
            <w14:ligatures w14:val="none"/>
          </w:rPr>
          <w:delText xml:space="preserve">do the surveys and games. The surveys and games for any session should take you approximately 2 hours to </w:delText>
        </w:r>
      </w:del>
      <w:r>
        <w:rPr>
          <w:rFonts w:ascii="Times New Roman" w:eastAsia="Times New Roman" w:hAnsi="Times New Roman" w:cs="Times New Roman"/>
          <w:kern w:val="0"/>
          <w:sz w:val="24"/>
          <w:szCs w:val="24"/>
          <w14:ligatures w14:val="none"/>
        </w:rPr>
        <w:t>finish, although this will vary by individual and breaks taken.</w:t>
      </w:r>
      <w:del w:id="30" w:author="Greenwald, Max" w:date="2026-02-25T23:41:00Z">
        <w:r>
          <w:rPr>
            <w:rFonts w:ascii="Times New Roman" w:eastAsia="Times New Roman" w:hAnsi="Times New Roman" w:cs="Times New Roman"/>
            <w:kern w:val="0"/>
            <w:sz w:val="24"/>
            <w:szCs w:val="24"/>
            <w14:ligatures w14:val="none"/>
          </w:rPr>
          <w:delText xml:space="preserve"> After you finish the surveys and games associated with one of these time points, you will receive emails with links that allow you to complete the surveys and games 1-2 weeks after and 1-6 months after you took a psychedelic.</w:delText>
        </w:r>
      </w:del>
    </w:p>
    <w:p w14:paraId="5E9D5C4C" w14:textId="77777777" w:rsidR="00D0319C"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If you are self-administering cannabis or a THC product:</w:t>
      </w:r>
    </w:p>
    <w:p w14:paraId="06D26BAC" w14:textId="77777777" w:rsidR="00806F8C"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t xml:space="preserve">Upon completion of consent, you will then receive </w:t>
      </w:r>
      <w:r>
        <w:rPr>
          <w:rFonts w:ascii="Times New Roman" w:eastAsia="Times New Roman" w:hAnsi="Times New Roman" w:cs="Times New Roman"/>
          <w:kern w:val="0"/>
          <w:sz w:val="24"/>
          <w:szCs w:val="24"/>
          <w14:ligatures w14:val="none"/>
        </w:rPr>
        <w:t xml:space="preserve">an email with details for scheduling a time to set up a secure Zoom conference with a researcher during which you will complete a </w:t>
      </w:r>
      <w:r w:rsidRPr="00A259A1">
        <w:rPr>
          <w:rFonts w:ascii="Times New Roman" w:eastAsia="Times New Roman" w:hAnsi="Times New Roman" w:cs="Times New Roman"/>
          <w:kern w:val="0"/>
          <w:sz w:val="24"/>
          <w:szCs w:val="24"/>
          <w14:ligatures w14:val="none"/>
        </w:rPr>
        <w:t>series of surveys and online games/tasks (during which your responses are recorded as data)</w:t>
      </w:r>
      <w:r>
        <w:rPr>
          <w:rFonts w:ascii="Times New Roman" w:eastAsia="Times New Roman" w:hAnsi="Times New Roman" w:cs="Times New Roman"/>
          <w:kern w:val="0"/>
          <w:sz w:val="24"/>
          <w:szCs w:val="24"/>
          <w14:ligatures w14:val="none"/>
        </w:rPr>
        <w:t xml:space="preserve">. This should be 1 day before your planned cannabis or THC self-administration. The researcher will be available to answer questions and ensure you understand how to complete the tasks. At the end of the session you will be asked to schedule a time for a brief zoom visit the following day with a researcher during which you will review the cannabis/THC dose, </w:t>
      </w:r>
      <w:r w:rsidR="004543D0">
        <w:rPr>
          <w:rFonts w:ascii="Times New Roman" w:eastAsia="Times New Roman" w:hAnsi="Times New Roman" w:cs="Times New Roman"/>
          <w:kern w:val="0"/>
          <w:sz w:val="24"/>
          <w:szCs w:val="24"/>
          <w14:ligatures w14:val="none"/>
        </w:rPr>
        <w:t xml:space="preserve">review </w:t>
      </w:r>
      <w:r>
        <w:rPr>
          <w:rFonts w:ascii="Times New Roman" w:eastAsia="Times New Roman" w:hAnsi="Times New Roman" w:cs="Times New Roman"/>
          <w:kern w:val="0"/>
          <w:sz w:val="24"/>
          <w:szCs w:val="24"/>
          <w14:ligatures w14:val="none"/>
        </w:rPr>
        <w:t>when to complete the surveys and games (based on details of the product you are self administering)</w:t>
      </w:r>
      <w:r w:rsidR="004543D0">
        <w:rPr>
          <w:rFonts w:ascii="Times New Roman" w:eastAsia="Times New Roman" w:hAnsi="Times New Roman" w:cs="Times New Roman"/>
          <w:kern w:val="0"/>
          <w:sz w:val="24"/>
          <w:szCs w:val="24"/>
          <w14:ligatures w14:val="none"/>
        </w:rPr>
        <w:t>, and complete self-administration under observation. No Zoom visits will be recorded. You will then complete the surveys and games for this day via an emailed link. You will then complete the surveys and games the following day via an emailed link.</w:t>
      </w:r>
      <w:del w:id="31" w:author="Greenwald, Max" w:date="2025-08-26T14:07:00Z">
        <w:r w:rsidR="004543D0">
          <w:rPr>
            <w:rFonts w:ascii="Times New Roman" w:eastAsia="Times New Roman" w:hAnsi="Times New Roman" w:cs="Times New Roman"/>
            <w:kern w:val="0"/>
            <w:sz w:val="24"/>
            <w:szCs w:val="24"/>
            <w14:ligatures w14:val="none"/>
          </w:rPr>
          <w:delText xml:space="preserve"> </w:delText>
        </w:r>
        <w:r w:rsidR="00A259A1" w:rsidRPr="00A259A1">
          <w:rPr>
            <w:rFonts w:ascii="Times New Roman" w:eastAsia="Times New Roman" w:hAnsi="Times New Roman" w:cs="Times New Roman"/>
            <w:kern w:val="0"/>
            <w:sz w:val="24"/>
            <w:szCs w:val="24"/>
            <w14:ligatures w14:val="none"/>
          </w:rPr>
          <w:br/>
        </w:r>
      </w:del>
      <w:r w:rsidR="004543D0">
        <w:rPr>
          <w:rFonts w:ascii="Times New Roman" w:eastAsia="Times New Roman" w:hAnsi="Times New Roman" w:cs="Times New Roman"/>
          <w:kern w:val="0"/>
          <w:sz w:val="24"/>
          <w:szCs w:val="24"/>
          <w14:ligatures w14:val="none"/>
        </w:rPr>
        <w:t xml:space="preserve"> </w:t>
      </w:r>
    </w:p>
    <w:p w14:paraId="4160F91C" w14:textId="77777777" w:rsidR="00806F8C"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If you are not administering any psychoactive drugs and are acting as a control group:</w:t>
      </w:r>
    </w:p>
    <w:p w14:paraId="496CE81A" w14:textId="3010080C" w:rsidR="00806F8C"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t xml:space="preserve">Upon completion of consent, you will then receive the option to choose to complete a series of surveys and online games/tasks (during which your responses are recorded as data) </w:t>
      </w:r>
      <w:r>
        <w:rPr>
          <w:rFonts w:ascii="Times New Roman" w:eastAsia="Times New Roman" w:hAnsi="Times New Roman" w:cs="Times New Roman"/>
          <w:kern w:val="0"/>
          <w:sz w:val="24"/>
          <w:szCs w:val="24"/>
          <w14:ligatures w14:val="none"/>
        </w:rPr>
        <w:t>to complete on any day when you have not used psychedelic drugs in past 3 days and are willing to continue abstaining for 2 additional days.</w:t>
      </w:r>
      <w:r w:rsidRPr="00A259A1">
        <w:rPr>
          <w:rFonts w:ascii="Times New Roman" w:eastAsia="Times New Roman" w:hAnsi="Times New Roman" w:cs="Times New Roman"/>
          <w:kern w:val="0"/>
          <w:sz w:val="24"/>
          <w:szCs w:val="24"/>
          <w14:ligatures w14:val="none"/>
        </w:rPr>
        <w:t xml:space="preserve"> The surveys and games for any session should take you approximately 2 hours to finish, although this will vary by individual and breaks taken. After you finish the surveys and games</w:t>
      </w:r>
      <w:r>
        <w:rPr>
          <w:rFonts w:ascii="Times New Roman" w:eastAsia="Times New Roman" w:hAnsi="Times New Roman" w:cs="Times New Roman"/>
          <w:kern w:val="0"/>
          <w:sz w:val="24"/>
          <w:szCs w:val="24"/>
          <w14:ligatures w14:val="none"/>
        </w:rPr>
        <w:t xml:space="preserve"> for the first timepoint (the 4</w:t>
      </w:r>
      <w:r w:rsidRPr="00806F8C">
        <w:rPr>
          <w:rFonts w:ascii="Times New Roman" w:eastAsia="Times New Roman" w:hAnsi="Times New Roman" w:cs="Times New Roman"/>
          <w:kern w:val="0"/>
          <w:sz w:val="24"/>
          <w:szCs w:val="24"/>
          <w:vertAlign w:val="superscript"/>
          <w14:ligatures w14:val="none"/>
        </w:rPr>
        <w:t>th</w:t>
      </w:r>
      <w:r>
        <w:rPr>
          <w:rFonts w:ascii="Times New Roman" w:eastAsia="Times New Roman" w:hAnsi="Times New Roman" w:cs="Times New Roman"/>
          <w:kern w:val="0"/>
          <w:sz w:val="24"/>
          <w:szCs w:val="24"/>
          <w14:ligatures w14:val="none"/>
        </w:rPr>
        <w:t xml:space="preserve"> day without psychoactive drugs, minimum)</w:t>
      </w:r>
      <w:r w:rsidRPr="00A259A1">
        <w:rPr>
          <w:rFonts w:ascii="Times New Roman" w:eastAsia="Times New Roman" w:hAnsi="Times New Roman" w:cs="Times New Roman"/>
          <w:kern w:val="0"/>
          <w:sz w:val="24"/>
          <w:szCs w:val="24"/>
          <w14:ligatures w14:val="none"/>
        </w:rPr>
        <w:t xml:space="preserve">, you will receive emails with links that allow you to complete the surveys and games </w:t>
      </w:r>
      <w:r>
        <w:rPr>
          <w:rFonts w:ascii="Times New Roman" w:eastAsia="Times New Roman" w:hAnsi="Times New Roman" w:cs="Times New Roman"/>
          <w:kern w:val="0"/>
          <w:sz w:val="24"/>
          <w:szCs w:val="24"/>
          <w14:ligatures w14:val="none"/>
        </w:rPr>
        <w:t xml:space="preserve">24 hours after, </w:t>
      </w:r>
      <w:r w:rsidRPr="00A259A1">
        <w:rPr>
          <w:rFonts w:ascii="Times New Roman" w:eastAsia="Times New Roman" w:hAnsi="Times New Roman" w:cs="Times New Roman"/>
          <w:kern w:val="0"/>
          <w:sz w:val="24"/>
          <w:szCs w:val="24"/>
          <w14:ligatures w14:val="none"/>
        </w:rPr>
        <w:t>1-2 weeks after</w:t>
      </w:r>
      <w:r>
        <w:rPr>
          <w:rFonts w:ascii="Times New Roman" w:eastAsia="Times New Roman" w:hAnsi="Times New Roman" w:cs="Times New Roman"/>
          <w:kern w:val="0"/>
          <w:sz w:val="24"/>
          <w:szCs w:val="24"/>
          <w14:ligatures w14:val="none"/>
        </w:rPr>
        <w:t>,</w:t>
      </w:r>
      <w:r w:rsidRPr="00A259A1">
        <w:rPr>
          <w:rFonts w:ascii="Times New Roman" w:eastAsia="Times New Roman" w:hAnsi="Times New Roman" w:cs="Times New Roman"/>
          <w:kern w:val="0"/>
          <w:sz w:val="24"/>
          <w:szCs w:val="24"/>
          <w14:ligatures w14:val="none"/>
        </w:rPr>
        <w:t xml:space="preserve"> and 1-6 months after </w:t>
      </w:r>
      <w:r>
        <w:rPr>
          <w:rFonts w:ascii="Times New Roman" w:eastAsia="Times New Roman" w:hAnsi="Times New Roman" w:cs="Times New Roman"/>
          <w:kern w:val="0"/>
          <w:sz w:val="24"/>
          <w:szCs w:val="24"/>
          <w14:ligatures w14:val="none"/>
        </w:rPr>
        <w:t>you finished these measures</w:t>
      </w:r>
      <w:r w:rsidRPr="00A259A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You will be instructed not to use any kind of psychedelic (including atypicals) during this period and not use psychoactive drugs within 3 days of any measure </w:t>
      </w:r>
    </w:p>
    <w:p w14:paraId="5984DF07" w14:textId="75D6A12B"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As will be detailed in the instructions, we will ask you not to use psychoactive drugs on the day of any assessment, change your consumption pattern of psychoactive drugs during the study period, </w:t>
      </w:r>
      <w:del w:id="32" w:author="Greenwald, Max" w:date="2026-02-25T23:41:00Z">
        <w:r>
          <w:rPr>
            <w:rFonts w:ascii="Times New Roman" w:eastAsia="Times New Roman" w:hAnsi="Times New Roman" w:cs="Times New Roman"/>
            <w:kern w:val="0"/>
            <w:sz w:val="24"/>
            <w:szCs w:val="24"/>
            <w14:ligatures w14:val="none"/>
          </w:rPr>
          <w:delText>consume</w:delText>
        </w:r>
      </w:del>
      <w:ins w:id="33" w:author="Greenwald, Max" w:date="2026-02-25T23:41:00Z">
        <w:r>
          <w:rPr>
            <w:rFonts w:ascii="Times New Roman" w:eastAsia="Times New Roman" w:hAnsi="Times New Roman" w:cs="Times New Roman"/>
            <w:kern w:val="0"/>
            <w:sz w:val="24"/>
            <w:szCs w:val="24"/>
            <w14:ligatures w14:val="none"/>
          </w:rPr>
          <w:t>use additional serotonergic or atypical</w:t>
        </w:r>
      </w:ins>
      <w:r>
        <w:rPr>
          <w:rFonts w:ascii="Times New Roman" w:eastAsia="Times New Roman" w:hAnsi="Times New Roman" w:cs="Times New Roman"/>
          <w:kern w:val="0"/>
          <w:sz w:val="24"/>
          <w:szCs w:val="24"/>
          <w14:ligatures w14:val="none"/>
        </w:rPr>
        <w:t xml:space="preserve"> psychedelics </w:t>
      </w:r>
      <w:del w:id="34" w:author="Greenwald, Max" w:date="2026-02-25T23:41:00Z">
        <w:r>
          <w:rPr>
            <w:rFonts w:ascii="Times New Roman" w:eastAsia="Times New Roman" w:hAnsi="Times New Roman" w:cs="Times New Roman"/>
            <w:kern w:val="0"/>
            <w:sz w:val="24"/>
            <w:szCs w:val="24"/>
            <w14:ligatures w14:val="none"/>
          </w:rPr>
          <w:delText>between</w:delText>
        </w:r>
      </w:del>
      <w:ins w:id="35" w:author="Greenwald, Max" w:date="2026-02-25T23:41:00Z">
        <w:r>
          <w:rPr>
            <w:rFonts w:ascii="Times New Roman" w:eastAsia="Times New Roman" w:hAnsi="Times New Roman" w:cs="Times New Roman"/>
            <w:kern w:val="0"/>
            <w:sz w:val="24"/>
            <w:szCs w:val="24"/>
            <w14:ligatures w14:val="none"/>
          </w:rPr>
          <w:t>after</w:t>
        </w:r>
      </w:ins>
      <w:r>
        <w:rPr>
          <w:rFonts w:ascii="Times New Roman" w:eastAsia="Times New Roman" w:hAnsi="Times New Roman" w:cs="Times New Roman"/>
          <w:kern w:val="0"/>
          <w:sz w:val="24"/>
          <w:szCs w:val="24"/>
          <w14:ligatures w14:val="none"/>
        </w:rPr>
        <w:t xml:space="preserve"> </w:t>
      </w:r>
      <w:del w:id="36" w:author="Greenwald, Max" w:date="2026-02-25T23:41:00Z">
        <w:r>
          <w:rPr>
            <w:rFonts w:ascii="Times New Roman" w:eastAsia="Times New Roman" w:hAnsi="Times New Roman" w:cs="Times New Roman"/>
            <w:kern w:val="0"/>
            <w:sz w:val="24"/>
            <w:szCs w:val="24"/>
            <w14:ligatures w14:val="none"/>
          </w:rPr>
          <w:delText>assessments,</w:delText>
        </w:r>
      </w:del>
      <w:ins w:id="37" w:author="Greenwald, Max" w:date="2026-02-25T23:41:00Z">
        <w:r>
          <w:rPr>
            <w:rFonts w:ascii="Times New Roman" w:eastAsia="Times New Roman" w:hAnsi="Times New Roman" w:cs="Times New Roman"/>
            <w:kern w:val="0"/>
            <w:sz w:val="24"/>
            <w:szCs w:val="24"/>
            <w14:ligatures w14:val="none"/>
          </w:rPr>
          <w:t>your planned use event and before completing the final follow-up time point (1 month after that use),</w:t>
        </w:r>
      </w:ins>
      <w:r>
        <w:rPr>
          <w:rFonts w:ascii="Times New Roman" w:eastAsia="Times New Roman" w:hAnsi="Times New Roman" w:cs="Times New Roman"/>
          <w:kern w:val="0"/>
          <w:sz w:val="24"/>
          <w:szCs w:val="24"/>
          <w14:ligatures w14:val="none"/>
        </w:rPr>
        <w:t xml:space="preserve"> or take longer than 24 hours to complete any one timepoint's questionnaires/games.</w:t>
      </w:r>
    </w:p>
    <w:p w14:paraId="596CE7E2" w14:textId="5AA78E7B" w:rsid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 xml:space="preserve">We will be doing quality control of responses to the games and there is a chance you may need to re-play the games if we feel you may not have understood how to respond correctly or if </w:t>
      </w:r>
      <w:r w:rsidRPr="00A259A1">
        <w:rPr>
          <w:rFonts w:ascii="Times New Roman" w:eastAsia="Times New Roman" w:hAnsi="Times New Roman" w:cs="Times New Roman"/>
          <w:kern w:val="0"/>
          <w:sz w:val="24"/>
          <w:szCs w:val="24"/>
          <w14:ligatures w14:val="none"/>
        </w:rPr>
        <w:lastRenderedPageBreak/>
        <w:t>there's any indication in your performance that you were unable to provide answers that made sense.</w:t>
      </w:r>
    </w:p>
    <w:p w14:paraId="4793984B" w14:textId="77777777" w:rsidR="00AA54F8" w:rsidRPr="00F15945" w:rsidRDefault="00000000" w:rsidP="00AA54F8">
      <w:pPr>
        <w:tabs>
          <w:tab w:val="right" w:pos="7752"/>
        </w:tabs>
        <w:rPr>
          <w:rFonts w:ascii="Arial" w:hAnsi="Arial" w:cs="Arial"/>
          <w:color w:val="000000" w:themeColor="text1"/>
        </w:rPr>
      </w:pPr>
      <w:r w:rsidRPr="00F15945">
        <w:rPr>
          <w:rFonts w:ascii="Arial" w:hAnsi="Arial" w:cs="Arial"/>
          <w:color w:val="000000" w:themeColor="text1"/>
        </w:rPr>
        <w:t xml:space="preserve">If you request to be contacted for additional research opportunities then you will have the option to complete additional surveys and games (&lt;30 minutes or &lt;10 minutes) via emailed links. </w:t>
      </w:r>
    </w:p>
    <w:p w14:paraId="6911F05A" w14:textId="77777777" w:rsidR="00AA54F8" w:rsidRPr="00A259A1" w:rsidRDefault="00AA54F8"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75B96A4"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1E3B50">
        <w:rPr>
          <w:rFonts w:ascii="Times New Roman" w:eastAsia="Times New Roman" w:hAnsi="Times New Roman" w:cs="Times New Roman"/>
          <w:b/>
          <w:bCs/>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What are the risks and discomforts of participating?</w:t>
      </w:r>
    </w:p>
    <w:p w14:paraId="4208A8DC" w14:textId="42739658"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 xml:space="preserve">There are minimal to no risks in participation. The potential risks are boredom or tiredness from the length of time this can take, which we encourage you to take breaks as often, and as long as you need. Some of the questions may even be uncomfortable because they do ask personal information. It is possible that completing our games while under the influence of a psychedelic may alter overall experience in an undesirable way, but we ask you only to attempt completing the games if you feel it is psychologically acceptable while under the influence. </w:t>
      </w:r>
      <w:r w:rsidRPr="00A259A1">
        <w:rPr>
          <w:rFonts w:ascii="Times New Roman" w:eastAsia="Times New Roman" w:hAnsi="Times New Roman" w:cs="Times New Roman"/>
          <w:kern w:val="0"/>
          <w:sz w:val="24"/>
          <w:szCs w:val="24"/>
          <w14:ligatures w14:val="none"/>
        </w:rPr>
        <w:br/>
        <w:t>Our research team is available to you at any time to discuss any discomfort you may be experiencing or to answer any questions you have.</w:t>
      </w:r>
    </w:p>
    <w:p w14:paraId="6142DF01" w14:textId="77777777"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How will I know about new risks or important information about the study?</w:t>
      </w:r>
      <w:r w:rsidRPr="00A259A1">
        <w:rPr>
          <w:rFonts w:ascii="Times New Roman" w:eastAsia="Times New Roman" w:hAnsi="Times New Roman" w:cs="Times New Roman"/>
          <w:kern w:val="0"/>
          <w:sz w:val="24"/>
          <w:szCs w:val="24"/>
          <w14:ligatures w14:val="none"/>
        </w:rPr>
        <w:br/>
        <w:t>We will tell you if we learn any new information that could change your mind about taking part in this study.</w:t>
      </w:r>
    </w:p>
    <w:p w14:paraId="38DCE7C1"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1E3B50">
        <w:rPr>
          <w:rFonts w:ascii="Times New Roman" w:eastAsia="Times New Roman" w:hAnsi="Times New Roman" w:cs="Times New Roman"/>
          <w:b/>
          <w:bCs/>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How can the study possibly benefit me?</w:t>
      </w:r>
    </w:p>
    <w:p w14:paraId="5D721675" w14:textId="3FAF0844"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b/>
          <w:bCs/>
          <w:kern w:val="0"/>
          <w:sz w:val="24"/>
          <w:szCs w:val="24"/>
          <w14:ligatures w14:val="none"/>
        </w:rPr>
        <w:br/>
      </w:r>
      <w:r w:rsidRPr="00A259A1">
        <w:rPr>
          <w:rFonts w:ascii="Times New Roman" w:eastAsia="Times New Roman" w:hAnsi="Times New Roman" w:cs="Times New Roman"/>
          <w:kern w:val="0"/>
          <w:sz w:val="24"/>
          <w:szCs w:val="24"/>
          <w14:ligatures w14:val="none"/>
        </w:rPr>
        <w:t>There are no expected personal benefits for participation.</w:t>
      </w:r>
    </w:p>
    <w:p w14:paraId="3F790AC1"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br/>
        <w:t>How can the study possibly benefit other people?</w:t>
      </w:r>
    </w:p>
    <w:p w14:paraId="7CD47253" w14:textId="0DB3A2CB"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In terms of benefits to society, we hope that this study will increase our understanding of the therapeutic effects and potential risks of psychedelics while potentially contributing to our overall understanding of the mechanisms of hallucinations in the brain. We hope that this will help us develop improved treatments for a variety of mental health conditions.</w:t>
      </w:r>
    </w:p>
    <w:p w14:paraId="56B31A0B" w14:textId="77777777" w:rsidR="002C19C2"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b/>
          <w:bCs/>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Are there any costs to participation?</w:t>
      </w:r>
    </w:p>
    <w:p w14:paraId="7D32C299" w14:textId="219E731E"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lastRenderedPageBreak/>
        <w:br/>
        <w:t>You will not have to pay for taking part in this study. The study will be taking place in the comfort of your own home or space of choice, so there will be no costs for transportation either.</w:t>
      </w:r>
    </w:p>
    <w:p w14:paraId="10B652F5" w14:textId="77777777" w:rsidR="002C19C2" w:rsidRDefault="002C19C2"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9029194" w14:textId="0297B2E3"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A259A1">
        <w:rPr>
          <w:rFonts w:ascii="Times New Roman" w:eastAsia="Times New Roman" w:hAnsi="Times New Roman" w:cs="Times New Roman"/>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Will I be paid for participation?</w:t>
      </w:r>
    </w:p>
    <w:p w14:paraId="038028A9" w14:textId="59251448" w:rsidR="00035127" w:rsidRPr="00035127" w:rsidRDefault="00000000" w:rsidP="00035127">
      <w:pPr>
        <w:spacing w:before="100" w:beforeAutospacing="1" w:after="100" w:afterAutospacing="1"/>
        <w:rPr>
          <w:rFonts w:ascii="Arial" w:hAnsi="Arial" w:cs="Arial"/>
          <w:color w:val="000000"/>
        </w:rPr>
      </w:pPr>
      <w:r>
        <w:rPr>
          <w:rFonts w:ascii="Arial" w:hAnsi="Arial" w:cs="Arial"/>
          <w:color w:val="000000"/>
        </w:rPr>
        <w:t xml:space="preserve">You will be paid for taking part in this study via </w:t>
      </w:r>
      <w:del w:id="38" w:author="Greenwald, Max" w:date="2026-02-26T10:26:00Z" w16du:dateUtc="2026-02-26T15:26:00Z">
        <w:r w:rsidDel="00EC07B9">
          <w:rPr>
            <w:rFonts w:ascii="Arial" w:hAnsi="Arial" w:cs="Arial"/>
            <w:color w:val="000000"/>
          </w:rPr>
          <w:delText>digital US Bank prepaid/</w:delText>
        </w:r>
      </w:del>
      <w:r>
        <w:rPr>
          <w:rFonts w:ascii="Arial" w:hAnsi="Arial" w:cs="Arial"/>
          <w:color w:val="000000"/>
        </w:rPr>
        <w:t xml:space="preserve">Amazon gift card </w:t>
      </w:r>
      <w:del w:id="39" w:author="Greenwald, Max" w:date="2026-02-26T10:26:00Z" w16du:dateUtc="2026-02-26T15:26:00Z">
        <w:r w:rsidDel="00EC07B9">
          <w:rPr>
            <w:rFonts w:ascii="Arial" w:hAnsi="Arial" w:cs="Arial"/>
            <w:color w:val="000000"/>
          </w:rPr>
          <w:delText xml:space="preserve">or Amazon-delivered physical VISA card, or payment to your Prolific or MTurk account. International participants can be paid via VISA card that is manually mailed via UPS/USPS. </w:delText>
        </w:r>
      </w:del>
      <w:r>
        <w:rPr>
          <w:rFonts w:ascii="Arial" w:hAnsi="Arial" w:cs="Arial"/>
          <w:color w:val="000000"/>
        </w:rPr>
        <w:t>You will receive</w:t>
      </w:r>
      <w:del w:id="40" w:author="Greenwald, Max" w:date="2026-02-26T10:26:00Z" w16du:dateUtc="2026-02-26T15:26:00Z">
        <w:r w:rsidDel="00EC07B9">
          <w:rPr>
            <w:rFonts w:ascii="Arial" w:hAnsi="Arial" w:cs="Arial"/>
            <w:color w:val="000000"/>
          </w:rPr>
          <w:delText xml:space="preserve"> up to</w:delText>
        </w:r>
      </w:del>
      <w:r>
        <w:rPr>
          <w:rFonts w:ascii="Arial" w:hAnsi="Arial" w:cs="Arial"/>
          <w:color w:val="000000"/>
        </w:rPr>
        <w:t xml:space="preserve"> $</w:t>
      </w:r>
      <w:ins w:id="41" w:author="Greenwald, Max" w:date="2026-02-26T10:26:00Z" w16du:dateUtc="2026-02-26T15:26:00Z">
        <w:r w:rsidR="00EC07B9">
          <w:rPr>
            <w:rFonts w:ascii="Arial" w:hAnsi="Arial" w:cs="Arial"/>
            <w:color w:val="000000"/>
          </w:rPr>
          <w:t>5</w:t>
        </w:r>
      </w:ins>
      <w:del w:id="42" w:author="Greenwald, Max" w:date="2026-02-26T10:26:00Z" w16du:dateUtc="2026-02-26T15:26:00Z">
        <w:r w:rsidDel="00EC07B9">
          <w:rPr>
            <w:rFonts w:ascii="Arial" w:hAnsi="Arial" w:cs="Arial"/>
            <w:color w:val="000000"/>
          </w:rPr>
          <w:delText>6</w:delText>
        </w:r>
      </w:del>
      <w:r>
        <w:rPr>
          <w:rFonts w:ascii="Arial" w:hAnsi="Arial" w:cs="Arial"/>
          <w:color w:val="000000"/>
        </w:rPr>
        <w:t xml:space="preserve">0 </w:t>
      </w:r>
      <w:del w:id="43" w:author="Greenwald, Max" w:date="2026-02-26T10:26:00Z" w16du:dateUtc="2026-02-26T15:26:00Z">
        <w:r w:rsidDel="00EC07B9">
          <w:rPr>
            <w:rFonts w:ascii="Arial" w:hAnsi="Arial" w:cs="Arial"/>
            <w:color w:val="000000"/>
          </w:rPr>
          <w:delText xml:space="preserve">(depending on the number of games made available) </w:delText>
        </w:r>
      </w:del>
      <w:r>
        <w:rPr>
          <w:rFonts w:ascii="Arial" w:hAnsi="Arial" w:cs="Arial"/>
          <w:color w:val="000000"/>
        </w:rPr>
        <w:t xml:space="preserve">for every time point that you complete all the surveys and questionnaires completion of the study. There are currently </w:t>
      </w:r>
      <w:del w:id="44" w:author="Greenwald, Max" w:date="2026-02-26T10:27:00Z" w16du:dateUtc="2026-02-26T15:27:00Z">
        <w:r w:rsidDel="00EC07B9">
          <w:rPr>
            <w:rFonts w:ascii="Arial" w:hAnsi="Arial" w:cs="Arial"/>
            <w:color w:val="000000"/>
          </w:rPr>
          <w:delText xml:space="preserve">four </w:delText>
        </w:r>
      </w:del>
      <w:ins w:id="45" w:author="Greenwald, Max" w:date="2026-02-26T10:27:00Z" w16du:dateUtc="2026-02-26T15:27:00Z">
        <w:r w:rsidR="00EC07B9">
          <w:rPr>
            <w:rFonts w:ascii="Arial" w:hAnsi="Arial" w:cs="Arial"/>
            <w:color w:val="000000"/>
          </w:rPr>
          <w:t xml:space="preserve">five </w:t>
        </w:r>
      </w:ins>
      <w:r>
        <w:rPr>
          <w:rFonts w:ascii="Arial" w:hAnsi="Arial" w:cs="Arial"/>
          <w:color w:val="000000"/>
        </w:rPr>
        <w:t>possible timepoints, and so the total possible compensation is $2</w:t>
      </w:r>
      <w:ins w:id="46" w:author="Greenwald, Max" w:date="2026-02-26T10:27:00Z" w16du:dateUtc="2026-02-26T15:27:00Z">
        <w:r w:rsidR="00EC07B9">
          <w:rPr>
            <w:rFonts w:ascii="Arial" w:hAnsi="Arial" w:cs="Arial"/>
            <w:color w:val="000000"/>
          </w:rPr>
          <w:t>5</w:t>
        </w:r>
      </w:ins>
      <w:del w:id="47" w:author="Greenwald, Max" w:date="2026-02-26T10:27:00Z" w16du:dateUtc="2026-02-26T15:27:00Z">
        <w:r w:rsidDel="00EC07B9">
          <w:rPr>
            <w:rFonts w:ascii="Arial" w:hAnsi="Arial" w:cs="Arial"/>
            <w:color w:val="000000"/>
          </w:rPr>
          <w:delText>4</w:delText>
        </w:r>
      </w:del>
      <w:r>
        <w:rPr>
          <w:rFonts w:ascii="Arial" w:hAnsi="Arial" w:cs="Arial"/>
          <w:color w:val="000000"/>
        </w:rPr>
        <w:t xml:space="preserve">0. You will receive $15 in you chosen payment form for completing additional games and surveys that last &lt;30 minutes. You will receive $5 for completing &lt;10 minutes of additional clarifying questions. If there is evidence that you are taking the survey multiple times or providing fraudulent responses, then payment will be withheld. If there is evidence that you are taking the survey multiple times or providing fraudulent responses, then payment will be withheld. We thoroughly check for fraudulent responses based </w:t>
      </w:r>
      <w:proofErr w:type="gramStart"/>
      <w:r>
        <w:rPr>
          <w:rFonts w:ascii="Arial" w:hAnsi="Arial" w:cs="Arial"/>
          <w:color w:val="000000"/>
        </w:rPr>
        <w:t>on:</w:t>
      </w:r>
      <w:proofErr w:type="gramEnd"/>
      <w:r>
        <w:rPr>
          <w:rFonts w:ascii="Arial" w:hAnsi="Arial" w:cs="Arial"/>
          <w:color w:val="000000"/>
        </w:rPr>
        <w:t xml:space="preserve"> illogical/dishonest responses, inconsistent responses, activity or information positively linking your answers to a prior response known to be fraudulent, response times or dates clearly indicating noncompliance with instructions, and submitting materials/responses clearly from a third party. If you believe that your response was flagged as fraudulent in error, you can call the Principal Investigator at 203-974-7329 or email hrpp@yale.edu.</w:t>
      </w:r>
    </w:p>
    <w:p w14:paraId="78FB471C" w14:textId="66A47DC9" w:rsidR="00035127" w:rsidRPr="00035127" w:rsidRDefault="00035127" w:rsidP="00035127">
      <w:pPr>
        <w:spacing w:before="100" w:beforeAutospacing="1" w:after="100" w:afterAutospacing="1"/>
        <w:rPr>
          <w:rFonts w:ascii="Arial" w:hAnsi="Arial" w:cs="Arial"/>
          <w:color w:val="000000"/>
        </w:rPr>
      </w:pPr>
    </w:p>
    <w:p w14:paraId="385F4118" w14:textId="5AE40371" w:rsidR="00AA54F8" w:rsidRPr="00AA54F8" w:rsidRDefault="00AA54F8" w:rsidP="00AA54F8">
      <w:pPr>
        <w:spacing w:before="100" w:beforeAutospacing="1" w:after="100" w:afterAutospacing="1"/>
        <w:rPr>
          <w:rFonts w:ascii="Times New Roman" w:eastAsia="Times New Roman" w:hAnsi="Times New Roman" w:cs="Times New Roman"/>
          <w:kern w:val="0"/>
          <w:sz w:val="24"/>
          <w:szCs w:val="24"/>
          <w14:ligatures w14:val="none"/>
        </w:rPr>
      </w:pPr>
    </w:p>
    <w:p w14:paraId="1F606FE1" w14:textId="39511807"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t>You are responsible for paying state, federal, or other taxes for the payments you receive for being in this study. Taxes are not withheld from your payments.</w:t>
      </w:r>
    </w:p>
    <w:p w14:paraId="3C22BCF8"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br/>
        <w:t>What are my choices if I decide not to take part in this study?</w:t>
      </w:r>
    </w:p>
    <w:p w14:paraId="51B0CDCC" w14:textId="3D994617"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Instead of participating in this study, you can choose not to.</w:t>
      </w:r>
    </w:p>
    <w:p w14:paraId="060AF617"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C19C2">
        <w:rPr>
          <w:rFonts w:ascii="Times New Roman" w:eastAsia="Times New Roman" w:hAnsi="Times New Roman" w:cs="Times New Roman"/>
          <w:b/>
          <w:bCs/>
          <w:kern w:val="0"/>
          <w:sz w:val="24"/>
          <w:szCs w:val="24"/>
          <w14:ligatures w14:val="none"/>
        </w:rPr>
        <w:br/>
        <w:t>How will you keep my data safe and private?</w:t>
      </w:r>
    </w:p>
    <w:p w14:paraId="06D3FAC2" w14:textId="1BB83D0E"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We will keep information we collect about you confidential. We will share it with others if you agree to it or when we have to do it because U.S. or State law requires it. For example, we will tell somebody if you we learn that you are hurting a child or an older person. Information collected about substance use history will be kept confidential and will not be shared with law enforcement or anyone outside the research team.</w:t>
      </w:r>
      <w:r w:rsidRPr="00A259A1">
        <w:rPr>
          <w:rFonts w:ascii="Times New Roman" w:eastAsia="Times New Roman" w:hAnsi="Times New Roman" w:cs="Times New Roman"/>
          <w:kern w:val="0"/>
          <w:sz w:val="24"/>
          <w:szCs w:val="24"/>
          <w14:ligatures w14:val="none"/>
        </w:rPr>
        <w:br/>
      </w:r>
      <w:r w:rsidRPr="00A259A1">
        <w:rPr>
          <w:rFonts w:ascii="Times New Roman" w:eastAsia="Times New Roman" w:hAnsi="Times New Roman" w:cs="Times New Roman"/>
          <w:kern w:val="0"/>
          <w:sz w:val="24"/>
          <w:szCs w:val="24"/>
          <w14:ligatures w14:val="none"/>
        </w:rPr>
        <w:lastRenderedPageBreak/>
        <w:t>When we publish the results of the research or talk about it in conferences, we will not use your name. If we want to use your name, we would ask you for your permission. We will not use your information or distribute it for future research studies without your permission.</w:t>
      </w:r>
      <w:r w:rsidRPr="00A259A1">
        <w:rPr>
          <w:rFonts w:ascii="Times New Roman" w:eastAsia="Times New Roman" w:hAnsi="Times New Roman" w:cs="Times New Roman"/>
          <w:kern w:val="0"/>
          <w:sz w:val="24"/>
          <w:szCs w:val="24"/>
          <w14:ligatures w14:val="none"/>
        </w:rPr>
        <w:br/>
        <w:t>While we will be collecting your first name, email address and state of residence, all of your information will be de-identified upon receipt and only the study team will have access to your personal information. We will also be keeping this data for ten years before destroying it.</w:t>
      </w:r>
    </w:p>
    <w:p w14:paraId="3617902C" w14:textId="77777777" w:rsidR="002C19C2" w:rsidRPr="002C19C2" w:rsidRDefault="00000000" w:rsidP="001E3B50">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br/>
        <w:t>What Information Will You Collect About Me in this Study?</w:t>
      </w:r>
    </w:p>
    <w:p w14:paraId="01F492CA" w14:textId="6D8F8614" w:rsidR="001E3B50" w:rsidRDefault="00000000" w:rsidP="001E3B5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br/>
        <w:t>The information we are asking to use and share is called "Protected Health Information." It is protected by a federal law called the Privacy Rule of the Health Insurance Portability and Accountability Act (HIPAA). In general, we cannot use or share your health information for research without your permission. If you want, we can give you more information about the Privacy Rule. Also, if you have any questions about the Privacy Rule and your rights, you can speak to Yale Privacy Officer at 203-432-5919.</w:t>
      </w:r>
      <w:r w:rsidRPr="001E3B50">
        <w:rPr>
          <w:rFonts w:ascii="Times New Roman" w:eastAsia="Times New Roman" w:hAnsi="Times New Roman" w:cs="Times New Roman"/>
          <w:kern w:val="0"/>
          <w:sz w:val="24"/>
          <w:szCs w:val="24"/>
          <w14:ligatures w14:val="none"/>
        </w:rPr>
        <w:br/>
        <w:t>The specific information about you and your health that we will collect, use, and share includes: age, sex, race, medical history, diagnoses, substance use, and results of the study. It also includes:</w:t>
      </w:r>
      <w:r w:rsidRPr="001E3B50">
        <w:rPr>
          <w:rFonts w:ascii="Times New Roman" w:eastAsia="Times New Roman" w:hAnsi="Times New Roman" w:cs="Times New Roman"/>
          <w:kern w:val="0"/>
          <w:sz w:val="24"/>
          <w:szCs w:val="24"/>
          <w14:ligatures w14:val="none"/>
        </w:rPr>
        <w:br/>
      </w:r>
    </w:p>
    <w:p w14:paraId="0D478A52" w14:textId="6453E7E8" w:rsidR="00A259A1" w:rsidRPr="001E3B50" w:rsidRDefault="00000000" w:rsidP="001E3B5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Research study records</w:t>
      </w:r>
    </w:p>
    <w:p w14:paraId="35A53CCC" w14:textId="77777777" w:rsidR="001E3B50" w:rsidRDefault="00000000" w:rsidP="001E3B5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Records about your study visits</w:t>
      </w:r>
    </w:p>
    <w:p w14:paraId="036FB5CD" w14:textId="77777777" w:rsidR="001E3B50" w:rsidRDefault="00000000" w:rsidP="001E3B5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Information obtained during this research regarding</w:t>
      </w:r>
    </w:p>
    <w:p w14:paraId="50DCF096" w14:textId="77777777" w:rsidR="001E3B50" w:rsidRDefault="00000000" w:rsidP="001E3B5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Questionnaires</w:t>
      </w:r>
    </w:p>
    <w:p w14:paraId="616B518E" w14:textId="77777777" w:rsidR="001E3B50" w:rsidRDefault="00000000" w:rsidP="001E3B5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The diagnosis and treatment of a mental health condition</w:t>
      </w:r>
    </w:p>
    <w:p w14:paraId="20799CD8" w14:textId="77777777" w:rsidR="002C19C2" w:rsidRPr="002C19C2" w:rsidRDefault="00000000" w:rsidP="001E3B50">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t>How will you use and share my information?</w:t>
      </w:r>
    </w:p>
    <w:p w14:paraId="01DF8F2A" w14:textId="4102B8D5" w:rsidR="001E3B50" w:rsidRDefault="00000000" w:rsidP="001E3B5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b/>
          <w:bCs/>
          <w:kern w:val="0"/>
          <w:sz w:val="24"/>
          <w:szCs w:val="24"/>
          <w14:ligatures w14:val="none"/>
        </w:rPr>
        <w:br/>
      </w:r>
      <w:r w:rsidRPr="001E3B50">
        <w:rPr>
          <w:rFonts w:ascii="Times New Roman" w:eastAsia="Times New Roman" w:hAnsi="Times New Roman" w:cs="Times New Roman"/>
          <w:kern w:val="0"/>
          <w:sz w:val="24"/>
          <w:szCs w:val="24"/>
          <w14:ligatures w14:val="none"/>
        </w:rPr>
        <w:t>We will use your information to conduct the study described in this consent form. We may share your information with:</w:t>
      </w:r>
      <w:r w:rsidRPr="001E3B50">
        <w:rPr>
          <w:rFonts w:ascii="Times New Roman" w:eastAsia="Times New Roman" w:hAnsi="Times New Roman" w:cs="Times New Roman"/>
          <w:kern w:val="0"/>
          <w:sz w:val="24"/>
          <w:szCs w:val="24"/>
          <w14:ligatures w14:val="none"/>
        </w:rPr>
        <w:br/>
      </w:r>
    </w:p>
    <w:p w14:paraId="3861F252" w14:textId="77777777" w:rsidR="001E3B50" w:rsidRDefault="00000000" w:rsidP="001E3B50">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The U.S. Department of Health and Human Services (DHHS) agencies</w:t>
      </w:r>
    </w:p>
    <w:p w14:paraId="30568960" w14:textId="21ED4DE4" w:rsidR="002C19C2" w:rsidRPr="002C19C2" w:rsidRDefault="00000000" w:rsidP="002C19C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Representatives from Yale University, the Yale Human Research Protection Program and the Institutional Review Board (the committee that reviews, approves, and monitors research on human participants), who are responsible for ensuring research compliance.</w:t>
      </w:r>
      <w:r>
        <w:rPr>
          <w:rFonts w:ascii="Times New Roman" w:eastAsia="Times New Roman" w:hAnsi="Times New Roman" w:cs="Times New Roman"/>
          <w:kern w:val="0"/>
          <w:sz w:val="24"/>
          <w:szCs w:val="24"/>
          <w14:ligatures w14:val="none"/>
        </w:rPr>
        <w:t xml:space="preserve"> </w:t>
      </w:r>
      <w:r w:rsidRPr="002C19C2">
        <w:rPr>
          <w:rFonts w:ascii="Times New Roman" w:eastAsia="Times New Roman" w:hAnsi="Times New Roman" w:cs="Times New Roman"/>
          <w:kern w:val="0"/>
          <w:sz w:val="24"/>
          <w:szCs w:val="24"/>
          <w14:ligatures w14:val="none"/>
        </w:rPr>
        <w:t>These individuals are required to keep all information confidential.</w:t>
      </w:r>
    </w:p>
    <w:p w14:paraId="3760BF7C" w14:textId="77777777" w:rsidR="002C19C2" w:rsidRDefault="00000000" w:rsidP="001E3B50">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Co-Investigators and other investigators</w:t>
      </w:r>
    </w:p>
    <w:p w14:paraId="68C0FFF9" w14:textId="77777777" w:rsidR="002C19C2" w:rsidRDefault="00000000" w:rsidP="001E3B50">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Study Coordinator and Members of the Research Team</w:t>
      </w:r>
    </w:p>
    <w:p w14:paraId="0C9214DA" w14:textId="07DDF307" w:rsidR="00A259A1" w:rsidRPr="001E3B50" w:rsidRDefault="00000000" w:rsidP="001E3B50">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3B50">
        <w:rPr>
          <w:rFonts w:ascii="Times New Roman" w:eastAsia="Times New Roman" w:hAnsi="Times New Roman" w:cs="Times New Roman"/>
          <w:kern w:val="0"/>
          <w:sz w:val="24"/>
          <w:szCs w:val="24"/>
          <w14:ligatures w14:val="none"/>
        </w:rPr>
        <w:t>Data and Safety Monitoring Boards and others authorized to monitor the conduct of the Study</w:t>
      </w:r>
      <w:r w:rsidRPr="001E3B50">
        <w:rPr>
          <w:rFonts w:ascii="Times New Roman" w:eastAsia="Times New Roman" w:hAnsi="Times New Roman" w:cs="Times New Roman"/>
          <w:kern w:val="0"/>
          <w:sz w:val="24"/>
          <w:szCs w:val="24"/>
          <w14:ligatures w14:val="none"/>
        </w:rPr>
        <w:br/>
      </w:r>
      <w:r w:rsidRPr="001E3B50">
        <w:rPr>
          <w:rFonts w:ascii="Times New Roman" w:eastAsia="Times New Roman" w:hAnsi="Times New Roman" w:cs="Times New Roman"/>
          <w:kern w:val="0"/>
          <w:sz w:val="24"/>
          <w:szCs w:val="24"/>
          <w14:ligatures w14:val="none"/>
        </w:rPr>
        <w:br/>
      </w:r>
      <w:r w:rsidRPr="001E3B50">
        <w:rPr>
          <w:rFonts w:ascii="Times New Roman" w:eastAsia="Times New Roman" w:hAnsi="Times New Roman" w:cs="Times New Roman"/>
          <w:kern w:val="0"/>
          <w:sz w:val="24"/>
          <w:szCs w:val="24"/>
          <w14:ligatures w14:val="none"/>
        </w:rPr>
        <w:br/>
      </w:r>
      <w:r w:rsidRPr="001E3B50">
        <w:rPr>
          <w:rFonts w:ascii="Times New Roman" w:eastAsia="Times New Roman" w:hAnsi="Times New Roman" w:cs="Times New Roman"/>
          <w:kern w:val="0"/>
          <w:sz w:val="24"/>
          <w:szCs w:val="24"/>
          <w14:ligatures w14:val="none"/>
        </w:rPr>
        <w:lastRenderedPageBreak/>
        <w:t>We will do our best to make sure your information stays private. But, if we share information with people who do not have to follow the Privacy Rule, your information will no longer be protected by the Privacy Rule. Let us know if you have questions about this. However, to better protect your health information, agreements are in place with these individuals and/or companies that require that they keep your information confidential.</w:t>
      </w:r>
    </w:p>
    <w:p w14:paraId="5BCB4463"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Why must I sign this document?</w:t>
      </w:r>
    </w:p>
    <w:p w14:paraId="5B36B75A" w14:textId="7482DFA9"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By signing this form, you will allow researchers to use and disclose your information described above for this research study. This is to ensure that the information related to this research is available to all parties who may need it for research purposes. You always have the right to review and copy your health information in your medical record.</w:t>
      </w:r>
    </w:p>
    <w:p w14:paraId="73BAFC92"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A259A1">
        <w:rPr>
          <w:rFonts w:ascii="Times New Roman" w:eastAsia="Times New Roman" w:hAnsi="Times New Roman" w:cs="Times New Roman"/>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What if I change my mind?</w:t>
      </w:r>
    </w:p>
    <w:p w14:paraId="5D24CE76" w14:textId="200B7CAF"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The authorization to use and disclose your health information collected during your participation in this study will never expire. However, you may withdraw or take away your permission at any time. You may withdraw your permission by telling the study staff or by writing to Dr. Al Powers at the Yale University, New Haven, CT 06520.</w:t>
      </w:r>
    </w:p>
    <w:p w14:paraId="68116BBE" w14:textId="77777777"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If you withdraw your permission, you will not be able to stay in this study but the care you get from your doctor outside this study will not change. No new health information identifying you will be gathered after the date you withdraw. Information that has already been collected may still be used and given to others until the end of the research study to insure the integrity of the study and/or study oversight.</w:t>
      </w:r>
    </w:p>
    <w:p w14:paraId="0E212205"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br/>
        <w:t>What if I want to refuse or end participation before the study is over?</w:t>
      </w:r>
    </w:p>
    <w:p w14:paraId="7F5F40EB" w14:textId="67785350"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Taking part in this study is your choice. You can choose to take part, or you can choose not to take part in this study. You also can change your mind at any time. Whatever choice you make, you will not lose access to your medical care or give up any legal rights or benefits.</w:t>
      </w:r>
    </w:p>
    <w:p w14:paraId="044A82F7" w14:textId="77777777"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Not participating or withdrawing later will not harm your relationship with your own doctors or with this institution.</w:t>
      </w:r>
    </w:p>
    <w:p w14:paraId="398F007E" w14:textId="77777777"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 xml:space="preserve">To withdraw from the study, you can call or email a member of the research team at any time </w:t>
      </w:r>
      <w:r w:rsidRPr="00A259A1">
        <w:rPr>
          <w:rFonts w:ascii="Times New Roman" w:eastAsia="Times New Roman" w:hAnsi="Times New Roman" w:cs="Times New Roman"/>
          <w:kern w:val="0"/>
          <w:sz w:val="24"/>
          <w:szCs w:val="24"/>
          <w14:ligatures w14:val="none"/>
        </w:rPr>
        <w:lastRenderedPageBreak/>
        <w:t>and tell them that you no longer want to take part. You can also simply stop participation by no longer filling out the online surveys or no longer logging in to participate in other surveys.</w:t>
      </w:r>
    </w:p>
    <w:p w14:paraId="3E12B58B" w14:textId="77777777"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The researchers may withdraw you from participating in the research if necessary due to exclusion criteria.</w:t>
      </w:r>
    </w:p>
    <w:p w14:paraId="5C1BD18B"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A259A1">
        <w:rPr>
          <w:rFonts w:ascii="Times New Roman" w:eastAsia="Times New Roman" w:hAnsi="Times New Roman" w:cs="Times New Roman"/>
          <w:kern w:val="0"/>
          <w:sz w:val="24"/>
          <w:szCs w:val="24"/>
          <w14:ligatures w14:val="none"/>
        </w:rPr>
        <w:br/>
      </w:r>
      <w:r w:rsidRPr="002C19C2">
        <w:rPr>
          <w:rFonts w:ascii="Times New Roman" w:eastAsia="Times New Roman" w:hAnsi="Times New Roman" w:cs="Times New Roman"/>
          <w:b/>
          <w:bCs/>
          <w:kern w:val="0"/>
          <w:sz w:val="24"/>
          <w:szCs w:val="24"/>
          <w:u w:val="single"/>
          <w14:ligatures w14:val="none"/>
        </w:rPr>
        <w:t>What will happen with my data if I stop participating?</w:t>
      </w:r>
    </w:p>
    <w:p w14:paraId="6ECB722E" w14:textId="2822DA42"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Should you stop participating, whatever data has been collected within the surveys will still potentially be used.</w:t>
      </w:r>
    </w:p>
    <w:p w14:paraId="42A10925" w14:textId="77777777" w:rsidR="002C19C2" w:rsidRPr="002C19C2" w:rsidRDefault="00000000" w:rsidP="00A259A1">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2C19C2">
        <w:rPr>
          <w:rFonts w:ascii="Times New Roman" w:eastAsia="Times New Roman" w:hAnsi="Times New Roman" w:cs="Times New Roman"/>
          <w:b/>
          <w:bCs/>
          <w:kern w:val="0"/>
          <w:sz w:val="24"/>
          <w:szCs w:val="24"/>
          <w:u w:val="single"/>
          <w14:ligatures w14:val="none"/>
        </w:rPr>
        <w:br/>
        <w:t>Who should I contact if I have questions?</w:t>
      </w:r>
    </w:p>
    <w:p w14:paraId="4A4F1A4F" w14:textId="3242AAD9" w:rsidR="002C19C2"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br/>
        <w:t>Please feel free to ask about anything you don't understand. If you have questions later or if you have a research-related problem, you can call the Principal Investigator at 203-974-7329 or email the research team at powers.lab@yale.edu.</w:t>
      </w:r>
      <w:r w:rsidRPr="00A259A1">
        <w:rPr>
          <w:rFonts w:ascii="Times New Roman" w:eastAsia="Times New Roman" w:hAnsi="Times New Roman" w:cs="Times New Roman"/>
          <w:kern w:val="0"/>
          <w:sz w:val="24"/>
          <w:szCs w:val="24"/>
          <w14:ligatures w14:val="none"/>
        </w:rPr>
        <w:br/>
      </w:r>
    </w:p>
    <w:p w14:paraId="0DE84301" w14:textId="2BCF49CD" w:rsidR="00A259A1" w:rsidRPr="00A259A1" w:rsidRDefault="00000000" w:rsidP="00A259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59A1">
        <w:rPr>
          <w:rFonts w:ascii="Times New Roman" w:eastAsia="Times New Roman" w:hAnsi="Times New Roman" w:cs="Times New Roman"/>
          <w:kern w:val="0"/>
          <w:sz w:val="24"/>
          <w:szCs w:val="24"/>
          <w14:ligatures w14:val="none"/>
        </w:rPr>
        <w:t>If you have questions about your rights as a research participant, or you have complaints about this research, you call the Yale Institutional Review Boards at (203) 785-4688 or email hrpp@yale.edu.</w:t>
      </w:r>
    </w:p>
    <w:p w14:paraId="7EA9EC40" w14:textId="77777777" w:rsidR="00A259A1" w:rsidRDefault="00A259A1"/>
    <w:sectPr w:rsidR="00A25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053A"/>
    <w:multiLevelType w:val="hybridMultilevel"/>
    <w:tmpl w:val="4CFA6E2C"/>
    <w:lvl w:ilvl="0" w:tplc="A0BA885C">
      <w:start w:val="1"/>
      <w:numFmt w:val="bullet"/>
      <w:lvlText w:val=""/>
      <w:lvlJc w:val="left"/>
      <w:pPr>
        <w:ind w:left="720" w:hanging="360"/>
      </w:pPr>
      <w:rPr>
        <w:rFonts w:ascii="Symbol" w:hAnsi="Symbol" w:hint="default"/>
      </w:rPr>
    </w:lvl>
    <w:lvl w:ilvl="1" w:tplc="A5263C08" w:tentative="1">
      <w:start w:val="1"/>
      <w:numFmt w:val="bullet"/>
      <w:lvlText w:val="o"/>
      <w:lvlJc w:val="left"/>
      <w:pPr>
        <w:ind w:left="1440" w:hanging="360"/>
      </w:pPr>
      <w:rPr>
        <w:rFonts w:ascii="Courier New" w:hAnsi="Courier New" w:cs="Courier New" w:hint="default"/>
      </w:rPr>
    </w:lvl>
    <w:lvl w:ilvl="2" w:tplc="50645AD8" w:tentative="1">
      <w:start w:val="1"/>
      <w:numFmt w:val="bullet"/>
      <w:lvlText w:val=""/>
      <w:lvlJc w:val="left"/>
      <w:pPr>
        <w:ind w:left="2160" w:hanging="360"/>
      </w:pPr>
      <w:rPr>
        <w:rFonts w:ascii="Wingdings" w:hAnsi="Wingdings" w:hint="default"/>
      </w:rPr>
    </w:lvl>
    <w:lvl w:ilvl="3" w:tplc="85DCC830" w:tentative="1">
      <w:start w:val="1"/>
      <w:numFmt w:val="bullet"/>
      <w:lvlText w:val=""/>
      <w:lvlJc w:val="left"/>
      <w:pPr>
        <w:ind w:left="2880" w:hanging="360"/>
      </w:pPr>
      <w:rPr>
        <w:rFonts w:ascii="Symbol" w:hAnsi="Symbol" w:hint="default"/>
      </w:rPr>
    </w:lvl>
    <w:lvl w:ilvl="4" w:tplc="4D366F54" w:tentative="1">
      <w:start w:val="1"/>
      <w:numFmt w:val="bullet"/>
      <w:lvlText w:val="o"/>
      <w:lvlJc w:val="left"/>
      <w:pPr>
        <w:ind w:left="3600" w:hanging="360"/>
      </w:pPr>
      <w:rPr>
        <w:rFonts w:ascii="Courier New" w:hAnsi="Courier New" w:cs="Courier New" w:hint="default"/>
      </w:rPr>
    </w:lvl>
    <w:lvl w:ilvl="5" w:tplc="4B22D348" w:tentative="1">
      <w:start w:val="1"/>
      <w:numFmt w:val="bullet"/>
      <w:lvlText w:val=""/>
      <w:lvlJc w:val="left"/>
      <w:pPr>
        <w:ind w:left="4320" w:hanging="360"/>
      </w:pPr>
      <w:rPr>
        <w:rFonts w:ascii="Wingdings" w:hAnsi="Wingdings" w:hint="default"/>
      </w:rPr>
    </w:lvl>
    <w:lvl w:ilvl="6" w:tplc="EA3A7BB4" w:tentative="1">
      <w:start w:val="1"/>
      <w:numFmt w:val="bullet"/>
      <w:lvlText w:val=""/>
      <w:lvlJc w:val="left"/>
      <w:pPr>
        <w:ind w:left="5040" w:hanging="360"/>
      </w:pPr>
      <w:rPr>
        <w:rFonts w:ascii="Symbol" w:hAnsi="Symbol" w:hint="default"/>
      </w:rPr>
    </w:lvl>
    <w:lvl w:ilvl="7" w:tplc="4E78C70E" w:tentative="1">
      <w:start w:val="1"/>
      <w:numFmt w:val="bullet"/>
      <w:lvlText w:val="o"/>
      <w:lvlJc w:val="left"/>
      <w:pPr>
        <w:ind w:left="5760" w:hanging="360"/>
      </w:pPr>
      <w:rPr>
        <w:rFonts w:ascii="Courier New" w:hAnsi="Courier New" w:cs="Courier New" w:hint="default"/>
      </w:rPr>
    </w:lvl>
    <w:lvl w:ilvl="8" w:tplc="0D002F02" w:tentative="1">
      <w:start w:val="1"/>
      <w:numFmt w:val="bullet"/>
      <w:lvlText w:val=""/>
      <w:lvlJc w:val="left"/>
      <w:pPr>
        <w:ind w:left="6480" w:hanging="360"/>
      </w:pPr>
      <w:rPr>
        <w:rFonts w:ascii="Wingdings" w:hAnsi="Wingdings" w:hint="default"/>
      </w:rPr>
    </w:lvl>
  </w:abstractNum>
  <w:abstractNum w:abstractNumId="1" w15:restartNumberingAfterBreak="0">
    <w:nsid w:val="18CF6C4B"/>
    <w:multiLevelType w:val="hybridMultilevel"/>
    <w:tmpl w:val="A7004CAA"/>
    <w:lvl w:ilvl="0" w:tplc="342CF25C">
      <w:start w:val="1"/>
      <w:numFmt w:val="bullet"/>
      <w:lvlText w:val=""/>
      <w:lvlJc w:val="left"/>
      <w:pPr>
        <w:ind w:left="720" w:hanging="360"/>
      </w:pPr>
      <w:rPr>
        <w:rFonts w:ascii="Symbol" w:hAnsi="Symbol" w:hint="default"/>
      </w:rPr>
    </w:lvl>
    <w:lvl w:ilvl="1" w:tplc="6E8665CA" w:tentative="1">
      <w:start w:val="1"/>
      <w:numFmt w:val="bullet"/>
      <w:lvlText w:val="o"/>
      <w:lvlJc w:val="left"/>
      <w:pPr>
        <w:ind w:left="1440" w:hanging="360"/>
      </w:pPr>
      <w:rPr>
        <w:rFonts w:ascii="Courier New" w:hAnsi="Courier New" w:cs="Courier New" w:hint="default"/>
      </w:rPr>
    </w:lvl>
    <w:lvl w:ilvl="2" w:tplc="877E5E62" w:tentative="1">
      <w:start w:val="1"/>
      <w:numFmt w:val="bullet"/>
      <w:lvlText w:val=""/>
      <w:lvlJc w:val="left"/>
      <w:pPr>
        <w:ind w:left="2160" w:hanging="360"/>
      </w:pPr>
      <w:rPr>
        <w:rFonts w:ascii="Wingdings" w:hAnsi="Wingdings" w:hint="default"/>
      </w:rPr>
    </w:lvl>
    <w:lvl w:ilvl="3" w:tplc="5AB2DC12" w:tentative="1">
      <w:start w:val="1"/>
      <w:numFmt w:val="bullet"/>
      <w:lvlText w:val=""/>
      <w:lvlJc w:val="left"/>
      <w:pPr>
        <w:ind w:left="2880" w:hanging="360"/>
      </w:pPr>
      <w:rPr>
        <w:rFonts w:ascii="Symbol" w:hAnsi="Symbol" w:hint="default"/>
      </w:rPr>
    </w:lvl>
    <w:lvl w:ilvl="4" w:tplc="28A80332" w:tentative="1">
      <w:start w:val="1"/>
      <w:numFmt w:val="bullet"/>
      <w:lvlText w:val="o"/>
      <w:lvlJc w:val="left"/>
      <w:pPr>
        <w:ind w:left="3600" w:hanging="360"/>
      </w:pPr>
      <w:rPr>
        <w:rFonts w:ascii="Courier New" w:hAnsi="Courier New" w:cs="Courier New" w:hint="default"/>
      </w:rPr>
    </w:lvl>
    <w:lvl w:ilvl="5" w:tplc="D264C078" w:tentative="1">
      <w:start w:val="1"/>
      <w:numFmt w:val="bullet"/>
      <w:lvlText w:val=""/>
      <w:lvlJc w:val="left"/>
      <w:pPr>
        <w:ind w:left="4320" w:hanging="360"/>
      </w:pPr>
      <w:rPr>
        <w:rFonts w:ascii="Wingdings" w:hAnsi="Wingdings" w:hint="default"/>
      </w:rPr>
    </w:lvl>
    <w:lvl w:ilvl="6" w:tplc="460C88C4" w:tentative="1">
      <w:start w:val="1"/>
      <w:numFmt w:val="bullet"/>
      <w:lvlText w:val=""/>
      <w:lvlJc w:val="left"/>
      <w:pPr>
        <w:ind w:left="5040" w:hanging="360"/>
      </w:pPr>
      <w:rPr>
        <w:rFonts w:ascii="Symbol" w:hAnsi="Symbol" w:hint="default"/>
      </w:rPr>
    </w:lvl>
    <w:lvl w:ilvl="7" w:tplc="5CC8FC12" w:tentative="1">
      <w:start w:val="1"/>
      <w:numFmt w:val="bullet"/>
      <w:lvlText w:val="o"/>
      <w:lvlJc w:val="left"/>
      <w:pPr>
        <w:ind w:left="5760" w:hanging="360"/>
      </w:pPr>
      <w:rPr>
        <w:rFonts w:ascii="Courier New" w:hAnsi="Courier New" w:cs="Courier New" w:hint="default"/>
      </w:rPr>
    </w:lvl>
    <w:lvl w:ilvl="8" w:tplc="EA648826" w:tentative="1">
      <w:start w:val="1"/>
      <w:numFmt w:val="bullet"/>
      <w:lvlText w:val=""/>
      <w:lvlJc w:val="left"/>
      <w:pPr>
        <w:ind w:left="6480" w:hanging="360"/>
      </w:pPr>
      <w:rPr>
        <w:rFonts w:ascii="Wingdings" w:hAnsi="Wingdings" w:hint="default"/>
      </w:rPr>
    </w:lvl>
  </w:abstractNum>
  <w:abstractNum w:abstractNumId="2" w15:restartNumberingAfterBreak="0">
    <w:nsid w:val="2F156AEE"/>
    <w:multiLevelType w:val="hybridMultilevel"/>
    <w:tmpl w:val="07F0D67C"/>
    <w:lvl w:ilvl="0" w:tplc="B11AE024">
      <w:start w:val="1"/>
      <w:numFmt w:val="bullet"/>
      <w:lvlText w:val=""/>
      <w:lvlJc w:val="left"/>
      <w:pPr>
        <w:ind w:left="720" w:hanging="360"/>
      </w:pPr>
      <w:rPr>
        <w:rFonts w:ascii="Symbol" w:hAnsi="Symbol" w:hint="default"/>
      </w:rPr>
    </w:lvl>
    <w:lvl w:ilvl="1" w:tplc="7760FCD6" w:tentative="1">
      <w:start w:val="1"/>
      <w:numFmt w:val="bullet"/>
      <w:lvlText w:val="o"/>
      <w:lvlJc w:val="left"/>
      <w:pPr>
        <w:ind w:left="1440" w:hanging="360"/>
      </w:pPr>
      <w:rPr>
        <w:rFonts w:ascii="Courier New" w:hAnsi="Courier New" w:cs="Courier New" w:hint="default"/>
      </w:rPr>
    </w:lvl>
    <w:lvl w:ilvl="2" w:tplc="40DCCA74" w:tentative="1">
      <w:start w:val="1"/>
      <w:numFmt w:val="bullet"/>
      <w:lvlText w:val=""/>
      <w:lvlJc w:val="left"/>
      <w:pPr>
        <w:ind w:left="2160" w:hanging="360"/>
      </w:pPr>
      <w:rPr>
        <w:rFonts w:ascii="Wingdings" w:hAnsi="Wingdings" w:hint="default"/>
      </w:rPr>
    </w:lvl>
    <w:lvl w:ilvl="3" w:tplc="7682F458" w:tentative="1">
      <w:start w:val="1"/>
      <w:numFmt w:val="bullet"/>
      <w:lvlText w:val=""/>
      <w:lvlJc w:val="left"/>
      <w:pPr>
        <w:ind w:left="2880" w:hanging="360"/>
      </w:pPr>
      <w:rPr>
        <w:rFonts w:ascii="Symbol" w:hAnsi="Symbol" w:hint="default"/>
      </w:rPr>
    </w:lvl>
    <w:lvl w:ilvl="4" w:tplc="59629776" w:tentative="1">
      <w:start w:val="1"/>
      <w:numFmt w:val="bullet"/>
      <w:lvlText w:val="o"/>
      <w:lvlJc w:val="left"/>
      <w:pPr>
        <w:ind w:left="3600" w:hanging="360"/>
      </w:pPr>
      <w:rPr>
        <w:rFonts w:ascii="Courier New" w:hAnsi="Courier New" w:cs="Courier New" w:hint="default"/>
      </w:rPr>
    </w:lvl>
    <w:lvl w:ilvl="5" w:tplc="2748685A" w:tentative="1">
      <w:start w:val="1"/>
      <w:numFmt w:val="bullet"/>
      <w:lvlText w:val=""/>
      <w:lvlJc w:val="left"/>
      <w:pPr>
        <w:ind w:left="4320" w:hanging="360"/>
      </w:pPr>
      <w:rPr>
        <w:rFonts w:ascii="Wingdings" w:hAnsi="Wingdings" w:hint="default"/>
      </w:rPr>
    </w:lvl>
    <w:lvl w:ilvl="6" w:tplc="A5182988" w:tentative="1">
      <w:start w:val="1"/>
      <w:numFmt w:val="bullet"/>
      <w:lvlText w:val=""/>
      <w:lvlJc w:val="left"/>
      <w:pPr>
        <w:ind w:left="5040" w:hanging="360"/>
      </w:pPr>
      <w:rPr>
        <w:rFonts w:ascii="Symbol" w:hAnsi="Symbol" w:hint="default"/>
      </w:rPr>
    </w:lvl>
    <w:lvl w:ilvl="7" w:tplc="952424FA" w:tentative="1">
      <w:start w:val="1"/>
      <w:numFmt w:val="bullet"/>
      <w:lvlText w:val="o"/>
      <w:lvlJc w:val="left"/>
      <w:pPr>
        <w:ind w:left="5760" w:hanging="360"/>
      </w:pPr>
      <w:rPr>
        <w:rFonts w:ascii="Courier New" w:hAnsi="Courier New" w:cs="Courier New" w:hint="default"/>
      </w:rPr>
    </w:lvl>
    <w:lvl w:ilvl="8" w:tplc="EC6C9E9C" w:tentative="1">
      <w:start w:val="1"/>
      <w:numFmt w:val="bullet"/>
      <w:lvlText w:val=""/>
      <w:lvlJc w:val="left"/>
      <w:pPr>
        <w:ind w:left="6480" w:hanging="360"/>
      </w:pPr>
      <w:rPr>
        <w:rFonts w:ascii="Wingdings" w:hAnsi="Wingdings" w:hint="default"/>
      </w:rPr>
    </w:lvl>
  </w:abstractNum>
  <w:abstractNum w:abstractNumId="3" w15:restartNumberingAfterBreak="0">
    <w:nsid w:val="39831FB6"/>
    <w:multiLevelType w:val="hybridMultilevel"/>
    <w:tmpl w:val="886C2FB6"/>
    <w:lvl w:ilvl="0" w:tplc="12DCE82A">
      <w:start w:val="1"/>
      <w:numFmt w:val="bullet"/>
      <w:lvlText w:val=""/>
      <w:lvlJc w:val="left"/>
      <w:pPr>
        <w:ind w:left="720" w:hanging="360"/>
      </w:pPr>
      <w:rPr>
        <w:rFonts w:ascii="Symbol" w:hAnsi="Symbol" w:hint="default"/>
      </w:rPr>
    </w:lvl>
    <w:lvl w:ilvl="1" w:tplc="571C3A32" w:tentative="1">
      <w:start w:val="1"/>
      <w:numFmt w:val="bullet"/>
      <w:lvlText w:val="o"/>
      <w:lvlJc w:val="left"/>
      <w:pPr>
        <w:ind w:left="1440" w:hanging="360"/>
      </w:pPr>
      <w:rPr>
        <w:rFonts w:ascii="Courier New" w:hAnsi="Courier New" w:cs="Courier New" w:hint="default"/>
      </w:rPr>
    </w:lvl>
    <w:lvl w:ilvl="2" w:tplc="0CBCFA44" w:tentative="1">
      <w:start w:val="1"/>
      <w:numFmt w:val="bullet"/>
      <w:lvlText w:val=""/>
      <w:lvlJc w:val="left"/>
      <w:pPr>
        <w:ind w:left="2160" w:hanging="360"/>
      </w:pPr>
      <w:rPr>
        <w:rFonts w:ascii="Wingdings" w:hAnsi="Wingdings" w:hint="default"/>
      </w:rPr>
    </w:lvl>
    <w:lvl w:ilvl="3" w:tplc="CB948372" w:tentative="1">
      <w:start w:val="1"/>
      <w:numFmt w:val="bullet"/>
      <w:lvlText w:val=""/>
      <w:lvlJc w:val="left"/>
      <w:pPr>
        <w:ind w:left="2880" w:hanging="360"/>
      </w:pPr>
      <w:rPr>
        <w:rFonts w:ascii="Symbol" w:hAnsi="Symbol" w:hint="default"/>
      </w:rPr>
    </w:lvl>
    <w:lvl w:ilvl="4" w:tplc="3264ADE4" w:tentative="1">
      <w:start w:val="1"/>
      <w:numFmt w:val="bullet"/>
      <w:lvlText w:val="o"/>
      <w:lvlJc w:val="left"/>
      <w:pPr>
        <w:ind w:left="3600" w:hanging="360"/>
      </w:pPr>
      <w:rPr>
        <w:rFonts w:ascii="Courier New" w:hAnsi="Courier New" w:cs="Courier New" w:hint="default"/>
      </w:rPr>
    </w:lvl>
    <w:lvl w:ilvl="5" w:tplc="798A2452" w:tentative="1">
      <w:start w:val="1"/>
      <w:numFmt w:val="bullet"/>
      <w:lvlText w:val=""/>
      <w:lvlJc w:val="left"/>
      <w:pPr>
        <w:ind w:left="4320" w:hanging="360"/>
      </w:pPr>
      <w:rPr>
        <w:rFonts w:ascii="Wingdings" w:hAnsi="Wingdings" w:hint="default"/>
      </w:rPr>
    </w:lvl>
    <w:lvl w:ilvl="6" w:tplc="A6ACA2C0" w:tentative="1">
      <w:start w:val="1"/>
      <w:numFmt w:val="bullet"/>
      <w:lvlText w:val=""/>
      <w:lvlJc w:val="left"/>
      <w:pPr>
        <w:ind w:left="5040" w:hanging="360"/>
      </w:pPr>
      <w:rPr>
        <w:rFonts w:ascii="Symbol" w:hAnsi="Symbol" w:hint="default"/>
      </w:rPr>
    </w:lvl>
    <w:lvl w:ilvl="7" w:tplc="45FE7C6E" w:tentative="1">
      <w:start w:val="1"/>
      <w:numFmt w:val="bullet"/>
      <w:lvlText w:val="o"/>
      <w:lvlJc w:val="left"/>
      <w:pPr>
        <w:ind w:left="5760" w:hanging="360"/>
      </w:pPr>
      <w:rPr>
        <w:rFonts w:ascii="Courier New" w:hAnsi="Courier New" w:cs="Courier New" w:hint="default"/>
      </w:rPr>
    </w:lvl>
    <w:lvl w:ilvl="8" w:tplc="F51A67A4" w:tentative="1">
      <w:start w:val="1"/>
      <w:numFmt w:val="bullet"/>
      <w:lvlText w:val=""/>
      <w:lvlJc w:val="left"/>
      <w:pPr>
        <w:ind w:left="6480" w:hanging="360"/>
      </w:pPr>
      <w:rPr>
        <w:rFonts w:ascii="Wingdings" w:hAnsi="Wingdings" w:hint="default"/>
      </w:rPr>
    </w:lvl>
  </w:abstractNum>
  <w:abstractNum w:abstractNumId="4" w15:restartNumberingAfterBreak="0">
    <w:nsid w:val="4ABE1667"/>
    <w:multiLevelType w:val="hybridMultilevel"/>
    <w:tmpl w:val="41DE684A"/>
    <w:lvl w:ilvl="0" w:tplc="B874BA54">
      <w:start w:val="1"/>
      <w:numFmt w:val="bullet"/>
      <w:lvlText w:val=""/>
      <w:lvlJc w:val="left"/>
      <w:pPr>
        <w:ind w:left="720" w:hanging="360"/>
      </w:pPr>
      <w:rPr>
        <w:rFonts w:ascii="Symbol" w:hAnsi="Symbol" w:hint="default"/>
      </w:rPr>
    </w:lvl>
    <w:lvl w:ilvl="1" w:tplc="B3A440CE" w:tentative="1">
      <w:start w:val="1"/>
      <w:numFmt w:val="bullet"/>
      <w:lvlText w:val="o"/>
      <w:lvlJc w:val="left"/>
      <w:pPr>
        <w:ind w:left="1440" w:hanging="360"/>
      </w:pPr>
      <w:rPr>
        <w:rFonts w:ascii="Courier New" w:hAnsi="Courier New" w:cs="Courier New" w:hint="default"/>
      </w:rPr>
    </w:lvl>
    <w:lvl w:ilvl="2" w:tplc="81B21F5E" w:tentative="1">
      <w:start w:val="1"/>
      <w:numFmt w:val="bullet"/>
      <w:lvlText w:val=""/>
      <w:lvlJc w:val="left"/>
      <w:pPr>
        <w:ind w:left="2160" w:hanging="360"/>
      </w:pPr>
      <w:rPr>
        <w:rFonts w:ascii="Wingdings" w:hAnsi="Wingdings" w:hint="default"/>
      </w:rPr>
    </w:lvl>
    <w:lvl w:ilvl="3" w:tplc="B4747A88" w:tentative="1">
      <w:start w:val="1"/>
      <w:numFmt w:val="bullet"/>
      <w:lvlText w:val=""/>
      <w:lvlJc w:val="left"/>
      <w:pPr>
        <w:ind w:left="2880" w:hanging="360"/>
      </w:pPr>
      <w:rPr>
        <w:rFonts w:ascii="Symbol" w:hAnsi="Symbol" w:hint="default"/>
      </w:rPr>
    </w:lvl>
    <w:lvl w:ilvl="4" w:tplc="162CF3E0" w:tentative="1">
      <w:start w:val="1"/>
      <w:numFmt w:val="bullet"/>
      <w:lvlText w:val="o"/>
      <w:lvlJc w:val="left"/>
      <w:pPr>
        <w:ind w:left="3600" w:hanging="360"/>
      </w:pPr>
      <w:rPr>
        <w:rFonts w:ascii="Courier New" w:hAnsi="Courier New" w:cs="Courier New" w:hint="default"/>
      </w:rPr>
    </w:lvl>
    <w:lvl w:ilvl="5" w:tplc="A4420454" w:tentative="1">
      <w:start w:val="1"/>
      <w:numFmt w:val="bullet"/>
      <w:lvlText w:val=""/>
      <w:lvlJc w:val="left"/>
      <w:pPr>
        <w:ind w:left="4320" w:hanging="360"/>
      </w:pPr>
      <w:rPr>
        <w:rFonts w:ascii="Wingdings" w:hAnsi="Wingdings" w:hint="default"/>
      </w:rPr>
    </w:lvl>
    <w:lvl w:ilvl="6" w:tplc="5E961F80" w:tentative="1">
      <w:start w:val="1"/>
      <w:numFmt w:val="bullet"/>
      <w:lvlText w:val=""/>
      <w:lvlJc w:val="left"/>
      <w:pPr>
        <w:ind w:left="5040" w:hanging="360"/>
      </w:pPr>
      <w:rPr>
        <w:rFonts w:ascii="Symbol" w:hAnsi="Symbol" w:hint="default"/>
      </w:rPr>
    </w:lvl>
    <w:lvl w:ilvl="7" w:tplc="DBBEA132" w:tentative="1">
      <w:start w:val="1"/>
      <w:numFmt w:val="bullet"/>
      <w:lvlText w:val="o"/>
      <w:lvlJc w:val="left"/>
      <w:pPr>
        <w:ind w:left="5760" w:hanging="360"/>
      </w:pPr>
      <w:rPr>
        <w:rFonts w:ascii="Courier New" w:hAnsi="Courier New" w:cs="Courier New" w:hint="default"/>
      </w:rPr>
    </w:lvl>
    <w:lvl w:ilvl="8" w:tplc="84FE87AE" w:tentative="1">
      <w:start w:val="1"/>
      <w:numFmt w:val="bullet"/>
      <w:lvlText w:val=""/>
      <w:lvlJc w:val="left"/>
      <w:pPr>
        <w:ind w:left="6480" w:hanging="360"/>
      </w:pPr>
      <w:rPr>
        <w:rFonts w:ascii="Wingdings" w:hAnsi="Wingdings" w:hint="default"/>
      </w:rPr>
    </w:lvl>
  </w:abstractNum>
  <w:num w:numId="1" w16cid:durableId="1909537973">
    <w:abstractNumId w:val="4"/>
  </w:num>
  <w:num w:numId="2" w16cid:durableId="1115297047">
    <w:abstractNumId w:val="0"/>
  </w:num>
  <w:num w:numId="3" w16cid:durableId="695428722">
    <w:abstractNumId w:val="1"/>
  </w:num>
  <w:num w:numId="4" w16cid:durableId="91055487">
    <w:abstractNumId w:val="3"/>
  </w:num>
  <w:num w:numId="5" w16cid:durableId="17352007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enwald, Max">
    <w15:presenceInfo w15:providerId="AD" w15:userId="S::maximillian.greenwald@yale.edu::3a5fa979-9f71-4a9c-b129-a185630e0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9A1"/>
    <w:rsid w:val="00035127"/>
    <w:rsid w:val="00192911"/>
    <w:rsid w:val="00196BD2"/>
    <w:rsid w:val="001C6792"/>
    <w:rsid w:val="001E3B50"/>
    <w:rsid w:val="002A1BC0"/>
    <w:rsid w:val="002C19C2"/>
    <w:rsid w:val="003310B4"/>
    <w:rsid w:val="003A66CE"/>
    <w:rsid w:val="00433D59"/>
    <w:rsid w:val="004543D0"/>
    <w:rsid w:val="005440FD"/>
    <w:rsid w:val="005613B7"/>
    <w:rsid w:val="00584029"/>
    <w:rsid w:val="005C644D"/>
    <w:rsid w:val="00745714"/>
    <w:rsid w:val="00806F8C"/>
    <w:rsid w:val="008512CF"/>
    <w:rsid w:val="009821E8"/>
    <w:rsid w:val="009D641D"/>
    <w:rsid w:val="00A259A1"/>
    <w:rsid w:val="00AA54F8"/>
    <w:rsid w:val="00AC0EE8"/>
    <w:rsid w:val="00AF121D"/>
    <w:rsid w:val="00BE4175"/>
    <w:rsid w:val="00CB131D"/>
    <w:rsid w:val="00D0319C"/>
    <w:rsid w:val="00D43B00"/>
    <w:rsid w:val="00DA40B4"/>
    <w:rsid w:val="00DB5DC5"/>
    <w:rsid w:val="00E86B78"/>
    <w:rsid w:val="00EC07B9"/>
    <w:rsid w:val="00F15945"/>
    <w:rsid w:val="00F16A10"/>
    <w:rsid w:val="00F178FF"/>
    <w:rsid w:val="00F3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B6BAB5"/>
  <w15:chartTrackingRefBased/>
  <w15:docId w15:val="{08B68461-3436-4F3A-861F-629FF641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31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59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1E3B50"/>
    <w:pPr>
      <w:ind w:left="720"/>
      <w:contextualSpacing/>
    </w:pPr>
  </w:style>
  <w:style w:type="paragraph" w:styleId="Revision">
    <w:name w:val="Revision"/>
    <w:hidden/>
    <w:uiPriority w:val="99"/>
    <w:semiHidden/>
    <w:rsid w:val="00F178FF"/>
    <w:pPr>
      <w:spacing w:after="0" w:line="240" w:lineRule="auto"/>
    </w:pPr>
  </w:style>
  <w:style w:type="character" w:styleId="CommentReference">
    <w:name w:val="annotation reference"/>
    <w:basedOn w:val="DefaultParagraphFont"/>
    <w:uiPriority w:val="99"/>
    <w:semiHidden/>
    <w:unhideWhenUsed/>
    <w:rsid w:val="00F178FF"/>
    <w:rPr>
      <w:sz w:val="16"/>
      <w:szCs w:val="16"/>
    </w:rPr>
  </w:style>
  <w:style w:type="paragraph" w:styleId="CommentText">
    <w:name w:val="annotation text"/>
    <w:basedOn w:val="Normal"/>
    <w:link w:val="CommentTextChar"/>
    <w:uiPriority w:val="99"/>
    <w:unhideWhenUsed/>
    <w:rsid w:val="00F178FF"/>
    <w:pPr>
      <w:spacing w:line="240" w:lineRule="auto"/>
    </w:pPr>
    <w:rPr>
      <w:sz w:val="20"/>
      <w:szCs w:val="20"/>
    </w:rPr>
  </w:style>
  <w:style w:type="character" w:customStyle="1" w:styleId="CommentTextChar">
    <w:name w:val="Comment Text Char"/>
    <w:basedOn w:val="DefaultParagraphFont"/>
    <w:link w:val="CommentText"/>
    <w:uiPriority w:val="99"/>
    <w:rsid w:val="00F178FF"/>
    <w:rPr>
      <w:sz w:val="20"/>
      <w:szCs w:val="20"/>
    </w:rPr>
  </w:style>
  <w:style w:type="paragraph" w:styleId="CommentSubject">
    <w:name w:val="annotation subject"/>
    <w:basedOn w:val="CommentText"/>
    <w:next w:val="CommentText"/>
    <w:link w:val="CommentSubjectChar"/>
    <w:uiPriority w:val="99"/>
    <w:semiHidden/>
    <w:unhideWhenUsed/>
    <w:rsid w:val="00F178FF"/>
    <w:rPr>
      <w:b/>
      <w:bCs/>
    </w:rPr>
  </w:style>
  <w:style w:type="character" w:customStyle="1" w:styleId="CommentSubjectChar">
    <w:name w:val="Comment Subject Char"/>
    <w:basedOn w:val="CommentTextChar"/>
    <w:link w:val="CommentSubject"/>
    <w:uiPriority w:val="99"/>
    <w:semiHidden/>
    <w:rsid w:val="00F178FF"/>
    <w:rPr>
      <w:b/>
      <w:bCs/>
      <w:sz w:val="20"/>
      <w:szCs w:val="20"/>
    </w:rPr>
  </w:style>
  <w:style w:type="character" w:styleId="Hyperlink">
    <w:name w:val="Hyperlink"/>
    <w:rsid w:val="001C6792"/>
    <w:rPr>
      <w:color w:val="0000FF"/>
      <w:u w:val="single"/>
    </w:rPr>
  </w:style>
  <w:style w:type="character" w:customStyle="1" w:styleId="UnresolvedMention1">
    <w:name w:val="Unresolved Mention1"/>
    <w:basedOn w:val="DefaultParagraphFont"/>
    <w:uiPriority w:val="99"/>
    <w:semiHidden/>
    <w:unhideWhenUsed/>
    <w:rsid w:val="00035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3043</Words>
  <Characters>15445</Characters>
  <Application>Microsoft Office Word</Application>
  <DocSecurity>0</DocSecurity>
  <Lines>286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Robbins</dc:creator>
  <cp:lastModifiedBy>Greenwald, Max</cp:lastModifiedBy>
  <cp:revision>2</cp:revision>
  <dcterms:created xsi:type="dcterms:W3CDTF">2026-03-03T15:08:00Z</dcterms:created>
  <dcterms:modified xsi:type="dcterms:W3CDTF">2026-03-03T15:08:00Z</dcterms:modified>
</cp:coreProperties>
</file>